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BF00BB" w14:textId="77777777" w:rsidR="00694E89" w:rsidRPr="00A02A36" w:rsidRDefault="001438C8">
      <w:pPr>
        <w:spacing w:after="5" w:line="255" w:lineRule="auto"/>
        <w:ind w:left="253" w:right="1077"/>
        <w:jc w:val="center"/>
        <w:rPr>
          <w:lang w:val="en-US"/>
        </w:rPr>
      </w:pPr>
      <w:r w:rsidRPr="00A02A36">
        <w:rPr>
          <w:sz w:val="34"/>
          <w:lang w:val="en-US"/>
        </w:rPr>
        <w:t>A Ready To Use Web-Application Providing a</w:t>
      </w:r>
    </w:p>
    <w:p w14:paraId="5C8BC5FF" w14:textId="77777777" w:rsidR="00694E89" w:rsidRPr="00A02A36" w:rsidRDefault="001438C8">
      <w:pPr>
        <w:spacing w:after="277" w:line="255" w:lineRule="auto"/>
        <w:ind w:left="253" w:right="1077"/>
        <w:jc w:val="center"/>
        <w:rPr>
          <w:lang w:val="en-US"/>
        </w:rPr>
      </w:pPr>
      <w:r w:rsidRPr="00A02A36">
        <w:rPr>
          <w:sz w:val="34"/>
          <w:lang w:val="en-US"/>
        </w:rPr>
        <w:t>Personalized Biopsy Schedule for Men With Low-Risk PCa Under Active Surveillance</w:t>
      </w:r>
      <w:r w:rsidRPr="00A02A36">
        <w:rPr>
          <w:i/>
          <w:sz w:val="34"/>
          <w:vertAlign w:val="superscript"/>
          <w:lang w:val="en-US"/>
        </w:rPr>
        <w:t>?</w:t>
      </w:r>
    </w:p>
    <w:p w14:paraId="7937AD16" w14:textId="77777777" w:rsidR="00694E89" w:rsidRPr="00A02A36" w:rsidRDefault="001438C8">
      <w:pPr>
        <w:spacing w:after="12" w:line="271" w:lineRule="auto"/>
        <w:ind w:left="242" w:right="1066"/>
        <w:jc w:val="center"/>
        <w:rPr>
          <w:lang w:val="en-US"/>
        </w:rPr>
      </w:pPr>
      <w:r w:rsidRPr="00A02A36">
        <w:rPr>
          <w:lang w:val="en-US"/>
        </w:rPr>
        <w:t>Anirudh Tomer, MSc</w:t>
      </w:r>
      <w:r w:rsidRPr="00A02A36">
        <w:rPr>
          <w:vertAlign w:val="superscript"/>
          <w:lang w:val="en-US"/>
        </w:rPr>
        <w:t>a,∗</w:t>
      </w:r>
      <w:r w:rsidRPr="00A02A36">
        <w:rPr>
          <w:lang w:val="en-US"/>
        </w:rPr>
        <w:t>, Daan Nieboer, MSc</w:t>
      </w:r>
      <w:r w:rsidRPr="00A02A36">
        <w:rPr>
          <w:vertAlign w:val="superscript"/>
          <w:lang w:val="en-US"/>
        </w:rPr>
        <w:t>b</w:t>
      </w:r>
      <w:r w:rsidRPr="00A02A36">
        <w:rPr>
          <w:lang w:val="en-US"/>
        </w:rPr>
        <w:t>, Monique J. Roobol, PhD</w:t>
      </w:r>
      <w:r w:rsidRPr="00A02A36">
        <w:rPr>
          <w:vertAlign w:val="superscript"/>
          <w:lang w:val="en-US"/>
        </w:rPr>
        <w:t>c</w:t>
      </w:r>
      <w:r w:rsidRPr="00A02A36">
        <w:rPr>
          <w:lang w:val="en-US"/>
        </w:rPr>
        <w:t>, Anders Bjartell, MD, PhD</w:t>
      </w:r>
      <w:r w:rsidRPr="00A02A36">
        <w:rPr>
          <w:vertAlign w:val="superscript"/>
          <w:lang w:val="en-US"/>
        </w:rPr>
        <w:t>d</w:t>
      </w:r>
      <w:r w:rsidRPr="00A02A36">
        <w:rPr>
          <w:lang w:val="en-US"/>
        </w:rPr>
        <w:t>, Ewout W. Steyerberg, PhD</w:t>
      </w:r>
      <w:r w:rsidRPr="00A02A36">
        <w:rPr>
          <w:vertAlign w:val="superscript"/>
          <w:lang w:val="en-US"/>
        </w:rPr>
        <w:t>b,e</w:t>
      </w:r>
      <w:r w:rsidRPr="00A02A36">
        <w:rPr>
          <w:lang w:val="en-US"/>
        </w:rPr>
        <w:t>, Dimitris</w:t>
      </w:r>
    </w:p>
    <w:p w14:paraId="67F822F2" w14:textId="77777777" w:rsidR="00694E89" w:rsidRPr="00A02A36" w:rsidRDefault="001438C8">
      <w:pPr>
        <w:spacing w:after="160" w:line="271" w:lineRule="auto"/>
        <w:ind w:left="242" w:right="1066"/>
        <w:jc w:val="center"/>
        <w:rPr>
          <w:lang w:val="en-US"/>
        </w:rPr>
      </w:pPr>
      <w:r w:rsidRPr="00A02A36">
        <w:rPr>
          <w:lang w:val="en-US"/>
        </w:rPr>
        <w:t>Rizopoulos, PhD</w:t>
      </w:r>
      <w:r w:rsidRPr="00A02A36">
        <w:rPr>
          <w:vertAlign w:val="superscript"/>
          <w:lang w:val="en-US"/>
        </w:rPr>
        <w:t>a</w:t>
      </w:r>
      <w:r w:rsidRPr="00A02A36">
        <w:rPr>
          <w:lang w:val="en-US"/>
        </w:rPr>
        <w:t>, Movember Foundations Global Action Plan Prostate Cancer Active Surveillance (GAP3) consortium</w:t>
      </w:r>
      <w:r w:rsidRPr="00A02A36">
        <w:rPr>
          <w:vertAlign w:val="superscript"/>
          <w:lang w:val="en-US"/>
        </w:rPr>
        <w:t>f</w:t>
      </w:r>
    </w:p>
    <w:p w14:paraId="356184CB" w14:textId="77777777" w:rsidR="00694E89" w:rsidRPr="00A02A36" w:rsidRDefault="001438C8">
      <w:pPr>
        <w:spacing w:after="0" w:line="270" w:lineRule="auto"/>
        <w:ind w:left="385" w:right="1208"/>
        <w:jc w:val="center"/>
        <w:rPr>
          <w:lang w:val="en-US"/>
        </w:rPr>
      </w:pPr>
      <w:r w:rsidRPr="00A02A36">
        <w:rPr>
          <w:i/>
          <w:sz w:val="20"/>
          <w:vertAlign w:val="superscript"/>
          <w:lang w:val="en-US"/>
        </w:rPr>
        <w:t>a</w:t>
      </w:r>
      <w:r w:rsidRPr="00A02A36">
        <w:rPr>
          <w:i/>
          <w:sz w:val="20"/>
          <w:lang w:val="en-US"/>
        </w:rPr>
        <w:t>Department of Biostatistics, Erasmus University Medical Center, Rotterdam, the</w:t>
      </w:r>
    </w:p>
    <w:p w14:paraId="79302247" w14:textId="77777777" w:rsidR="00694E89" w:rsidRPr="00A02A36" w:rsidRDefault="001438C8">
      <w:pPr>
        <w:spacing w:after="0" w:line="270" w:lineRule="auto"/>
        <w:ind w:left="385" w:right="1208"/>
        <w:jc w:val="center"/>
        <w:rPr>
          <w:lang w:val="en-US"/>
        </w:rPr>
      </w:pPr>
      <w:r w:rsidRPr="00A02A36">
        <w:rPr>
          <w:i/>
          <w:sz w:val="20"/>
          <w:lang w:val="en-US"/>
        </w:rPr>
        <w:t>Netherlands</w:t>
      </w:r>
    </w:p>
    <w:p w14:paraId="46A00962" w14:textId="77777777" w:rsidR="00694E89" w:rsidRPr="00A02A36" w:rsidRDefault="001438C8">
      <w:pPr>
        <w:spacing w:after="0" w:line="270" w:lineRule="auto"/>
        <w:ind w:left="385" w:right="1208"/>
        <w:jc w:val="center"/>
        <w:rPr>
          <w:lang w:val="en-US"/>
        </w:rPr>
      </w:pPr>
      <w:r w:rsidRPr="00A02A36">
        <w:rPr>
          <w:i/>
          <w:sz w:val="20"/>
          <w:vertAlign w:val="superscript"/>
          <w:lang w:val="en-US"/>
        </w:rPr>
        <w:t>b</w:t>
      </w:r>
      <w:r w:rsidRPr="00A02A36">
        <w:rPr>
          <w:i/>
          <w:sz w:val="20"/>
          <w:lang w:val="en-US"/>
        </w:rPr>
        <w:t>Department of Public Health, Erasmus University Medical Center, Rotterdam, the</w:t>
      </w:r>
    </w:p>
    <w:p w14:paraId="0494DDBB" w14:textId="77777777" w:rsidR="00694E89" w:rsidRPr="00A02A36" w:rsidRDefault="001438C8">
      <w:pPr>
        <w:spacing w:after="0" w:line="270" w:lineRule="auto"/>
        <w:ind w:left="385" w:right="1208"/>
        <w:jc w:val="center"/>
        <w:rPr>
          <w:lang w:val="en-US"/>
        </w:rPr>
      </w:pPr>
      <w:r w:rsidRPr="00A02A36">
        <w:rPr>
          <w:i/>
          <w:sz w:val="20"/>
          <w:lang w:val="en-US"/>
        </w:rPr>
        <w:t>Netherlands</w:t>
      </w:r>
    </w:p>
    <w:p w14:paraId="5E0AFC57" w14:textId="77777777" w:rsidR="00694E89" w:rsidRPr="00A02A36" w:rsidRDefault="001438C8">
      <w:pPr>
        <w:spacing w:after="0" w:line="270" w:lineRule="auto"/>
        <w:ind w:left="385" w:right="1208"/>
        <w:jc w:val="center"/>
        <w:rPr>
          <w:lang w:val="en-US"/>
        </w:rPr>
      </w:pPr>
      <w:r w:rsidRPr="00A02A36">
        <w:rPr>
          <w:i/>
          <w:sz w:val="20"/>
          <w:vertAlign w:val="superscript"/>
          <w:lang w:val="en-US"/>
        </w:rPr>
        <w:t>c</w:t>
      </w:r>
      <w:r w:rsidRPr="00A02A36">
        <w:rPr>
          <w:i/>
          <w:sz w:val="20"/>
          <w:lang w:val="en-US"/>
        </w:rPr>
        <w:t xml:space="preserve">Department of Urology, Erasmus University Medical Center, Rotterdam, the Netherlands </w:t>
      </w:r>
      <w:r w:rsidRPr="00A02A36">
        <w:rPr>
          <w:i/>
          <w:sz w:val="20"/>
          <w:vertAlign w:val="superscript"/>
          <w:lang w:val="en-US"/>
        </w:rPr>
        <w:t>d</w:t>
      </w:r>
      <w:r w:rsidRPr="00A02A36">
        <w:rPr>
          <w:i/>
          <w:sz w:val="20"/>
          <w:lang w:val="en-US"/>
        </w:rPr>
        <w:t>Department of Urology, Sk</w:t>
      </w:r>
      <w:del w:id="0" w:author="Anders Bjartell" w:date="2019-12-08T23:53:00Z">
        <w:r w:rsidRPr="00A02A36" w:rsidDel="00A03279">
          <w:rPr>
            <w:i/>
            <w:sz w:val="20"/>
            <w:lang w:val="en-US"/>
          </w:rPr>
          <w:delText>˚</w:delText>
        </w:r>
      </w:del>
      <w:r w:rsidRPr="00A02A36">
        <w:rPr>
          <w:i/>
          <w:sz w:val="20"/>
          <w:lang w:val="en-US"/>
        </w:rPr>
        <w:t>ane University Hospital, Malm</w:t>
      </w:r>
      <w:del w:id="1" w:author="Anders Bjartell" w:date="2019-12-08T23:53:00Z">
        <w:r w:rsidRPr="00A02A36" w:rsidDel="00A03279">
          <w:rPr>
            <w:i/>
            <w:sz w:val="20"/>
            <w:lang w:val="en-US"/>
          </w:rPr>
          <w:delText>¨</w:delText>
        </w:r>
      </w:del>
      <w:r w:rsidRPr="00A02A36">
        <w:rPr>
          <w:i/>
          <w:sz w:val="20"/>
          <w:lang w:val="en-US"/>
        </w:rPr>
        <w:t xml:space="preserve">o, Sweden </w:t>
      </w:r>
      <w:r w:rsidRPr="00A02A36">
        <w:rPr>
          <w:i/>
          <w:sz w:val="20"/>
          <w:vertAlign w:val="superscript"/>
          <w:lang w:val="en-US"/>
        </w:rPr>
        <w:t>e</w:t>
      </w:r>
      <w:r w:rsidRPr="00A02A36">
        <w:rPr>
          <w:i/>
          <w:sz w:val="20"/>
          <w:lang w:val="en-US"/>
        </w:rPr>
        <w:t>Department of Biomedical Data Sciences, Leiden University Medical Center, Leiden, the</w:t>
      </w:r>
    </w:p>
    <w:p w14:paraId="667F724A" w14:textId="77777777" w:rsidR="00694E89" w:rsidRPr="00A02A36" w:rsidRDefault="001438C8">
      <w:pPr>
        <w:spacing w:after="0" w:line="270" w:lineRule="auto"/>
        <w:ind w:left="385" w:right="1208"/>
        <w:jc w:val="center"/>
        <w:rPr>
          <w:lang w:val="en-US"/>
        </w:rPr>
      </w:pPr>
      <w:r w:rsidRPr="00A02A36">
        <w:rPr>
          <w:i/>
          <w:sz w:val="20"/>
          <w:lang w:val="en-US"/>
        </w:rPr>
        <w:t>Netherlands</w:t>
      </w:r>
    </w:p>
    <w:p w14:paraId="4250752C" w14:textId="77777777" w:rsidR="00694E89" w:rsidRPr="00A02A36" w:rsidRDefault="001438C8">
      <w:pPr>
        <w:spacing w:after="466" w:line="270" w:lineRule="auto"/>
        <w:ind w:left="385" w:right="1208"/>
        <w:jc w:val="center"/>
        <w:rPr>
          <w:lang w:val="en-US"/>
        </w:rPr>
      </w:pPr>
      <w:r w:rsidRPr="00A02A36">
        <w:rPr>
          <w:i/>
          <w:sz w:val="20"/>
          <w:vertAlign w:val="superscript"/>
          <w:lang w:val="en-US"/>
        </w:rPr>
        <w:t>f</w:t>
      </w:r>
      <w:r w:rsidRPr="00A02A36">
        <w:rPr>
          <w:i/>
          <w:sz w:val="20"/>
          <w:lang w:val="en-US"/>
        </w:rPr>
        <w:t>The Movember Foundations Global Action Plan Prostate Cancer Active Surveillance (GAP3) consortium members presented in Appendix A</w:t>
      </w:r>
    </w:p>
    <w:p w14:paraId="23ABEF3B" w14:textId="77777777" w:rsidR="00694E89" w:rsidRDefault="001438C8">
      <w:pPr>
        <w:spacing w:after="243" w:line="259" w:lineRule="auto"/>
        <w:ind w:left="390" w:right="0" w:firstLine="0"/>
        <w:jc w:val="left"/>
      </w:pPr>
      <w:r>
        <w:rPr>
          <w:rFonts w:ascii="Calibri" w:eastAsia="Calibri" w:hAnsi="Calibri" w:cs="Calibri"/>
          <w:noProof/>
          <w:sz w:val="22"/>
        </w:rPr>
        <mc:AlternateContent>
          <mc:Choice Requires="wpg">
            <w:drawing>
              <wp:inline distT="0" distB="0" distL="0" distR="0" wp14:anchorId="4494CDC0" wp14:editId="1BA62A59">
                <wp:extent cx="4934496" cy="5055"/>
                <wp:effectExtent l="0" t="0" r="0" b="0"/>
                <wp:docPr id="24037" name="Group 24037"/>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44" name="Shape 44"/>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mv="urn:schemas-microsoft-com:mac:vml" xmlns:mo="http://schemas.microsoft.com/office/mac/office/2008/main">
            <w:pict>
              <v:group id="Group 24037" style="width:388.543pt;height:0.398pt;mso-position-horizontal-relative:char;mso-position-vertical-relative:line" coordsize="49344,50">
                <v:shape id="Shape 44" style="position:absolute;width:49344;height:0;left:0;top:0;" coordsize="4934496,0" path="m0,0l4934496,0">
                  <v:stroke weight="0.398pt" endcap="flat" joinstyle="miter" miterlimit="10" on="true" color="#000000"/>
                  <v:fill on="false" color="#000000" opacity="0"/>
                </v:shape>
              </v:group>
            </w:pict>
          </mc:Fallback>
        </mc:AlternateContent>
      </w:r>
    </w:p>
    <w:p w14:paraId="3FC86A74" w14:textId="77777777" w:rsidR="000F5D24" w:rsidRDefault="000F5D24" w:rsidP="000F5D24">
      <w:pPr>
        <w:pStyle w:val="ListParagraph"/>
        <w:numPr>
          <w:ilvl w:val="0"/>
          <w:numId w:val="59"/>
        </w:numPr>
        <w:spacing w:after="0" w:line="240" w:lineRule="auto"/>
        <w:ind w:right="0"/>
        <w:contextualSpacing w:val="0"/>
        <w:jc w:val="left"/>
        <w:rPr>
          <w:ins w:id="2" w:author="A. Tomer" w:date="2019-12-10T12:53:00Z"/>
          <w:rFonts w:ascii="Calibri" w:eastAsiaTheme="minorHAnsi" w:hAnsi="Calibri" w:cs="Calibri"/>
          <w:color w:val="1F497D"/>
          <w:sz w:val="22"/>
          <w:lang w:val="en-US"/>
        </w:rPr>
      </w:pPr>
      <w:ins w:id="3" w:author="A. Tomer" w:date="2019-12-10T12:53:00Z">
        <w:r>
          <w:rPr>
            <w:color w:val="1F497D"/>
            <w:lang w:val="en-US"/>
          </w:rPr>
          <w:t>we moved all description of the model development using PRIAS data from methods/results section to the background/introduction sections. If we are not mistaking, you have already published the model development using PRIAS data (Biometrics) so you can maybe refer to that in the introduction of the manuscript.  Maybe this helps cutting the words in your abstracts so you can use full sentences instead of short phrases?</w:t>
        </w:r>
      </w:ins>
    </w:p>
    <w:p w14:paraId="06A8BE6F" w14:textId="77777777" w:rsidR="000F5D24" w:rsidRDefault="000F5D24" w:rsidP="000F5D24">
      <w:pPr>
        <w:pStyle w:val="ListParagraph"/>
        <w:numPr>
          <w:ilvl w:val="0"/>
          <w:numId w:val="59"/>
        </w:numPr>
        <w:spacing w:after="0" w:line="240" w:lineRule="auto"/>
        <w:ind w:right="0"/>
        <w:contextualSpacing w:val="0"/>
        <w:jc w:val="left"/>
        <w:rPr>
          <w:ins w:id="4" w:author="A. Tomer" w:date="2019-12-10T12:53:00Z"/>
          <w:color w:val="1F497D"/>
          <w:lang w:val="en-US"/>
        </w:rPr>
      </w:pPr>
      <w:ins w:id="5" w:author="A. Tomer" w:date="2019-12-10T12:53:00Z">
        <w:r>
          <w:rPr>
            <w:color w:val="1F497D"/>
            <w:lang w:val="en-US"/>
          </w:rPr>
          <w:t>it would be good to shortly introduce GAP3 in the abstract (see sentence in attached)</w:t>
        </w:r>
      </w:ins>
    </w:p>
    <w:p w14:paraId="129E5715" w14:textId="77777777" w:rsidR="000F5D24" w:rsidRDefault="000F5D24" w:rsidP="000F5D24">
      <w:pPr>
        <w:pStyle w:val="ListParagraph"/>
        <w:numPr>
          <w:ilvl w:val="0"/>
          <w:numId w:val="59"/>
        </w:numPr>
        <w:spacing w:after="0" w:line="240" w:lineRule="auto"/>
        <w:ind w:right="0"/>
        <w:contextualSpacing w:val="0"/>
        <w:jc w:val="left"/>
        <w:rPr>
          <w:ins w:id="6" w:author="A. Tomer" w:date="2019-12-10T12:53:00Z"/>
          <w:color w:val="1F497D"/>
          <w:lang w:val="en-US"/>
        </w:rPr>
      </w:pPr>
      <w:ins w:id="7" w:author="A. Tomer" w:date="2019-12-10T12:53:00Z">
        <w:r>
          <w:rPr>
            <w:color w:val="1F497D"/>
            <w:lang w:val="en-US"/>
          </w:rPr>
          <w:t xml:space="preserve">AS terminology is still quite difficult, but based on the Delphi consensus meeting on AS semantics (Bruinsma et al </w:t>
        </w:r>
        <w:r>
          <w:rPr>
            <w:i/>
            <w:iCs/>
            <w:color w:val="1F497D"/>
            <w:lang w:val="en-US"/>
          </w:rPr>
          <w:t>Nat Rev Urol. 2017</w:t>
        </w:r>
        <w:r>
          <w:rPr>
            <w:color w:val="1F497D"/>
            <w:lang w:val="en-US"/>
          </w:rPr>
          <w:t xml:space="preserve">), we concluded that your model not only predicts risk on reclassification but also progression. Since the endpoint is actually upgrading we thought it would be easier to replace the term ‘reclassification’ with ‘upgrading’. </w:t>
        </w:r>
        <w:r>
          <w:rPr>
            <w:rFonts w:ascii="Wingdings" w:hAnsi="Wingdings"/>
            <w:lang w:val="en-US"/>
          </w:rPr>
          <w:t></w:t>
        </w:r>
        <w:r>
          <w:rPr>
            <w:color w:val="1F497D"/>
            <w:lang w:val="en-US"/>
          </w:rPr>
          <w:t xml:space="preserve"> </w:t>
        </w:r>
        <w:r>
          <w:rPr>
            <w:i/>
            <w:iCs/>
            <w:color w:val="1F497D"/>
            <w:lang w:val="en-US"/>
          </w:rPr>
          <w:t>Anders: would you agree?</w:t>
        </w:r>
      </w:ins>
    </w:p>
    <w:p w14:paraId="5F7F814A" w14:textId="77777777" w:rsidR="000F5D24" w:rsidRDefault="000F5D24" w:rsidP="000F5D24">
      <w:pPr>
        <w:pStyle w:val="ListParagraph"/>
        <w:numPr>
          <w:ilvl w:val="0"/>
          <w:numId w:val="59"/>
        </w:numPr>
        <w:spacing w:after="0" w:line="240" w:lineRule="auto"/>
        <w:ind w:right="0"/>
        <w:contextualSpacing w:val="0"/>
        <w:jc w:val="left"/>
        <w:rPr>
          <w:ins w:id="8" w:author="A. Tomer" w:date="2019-12-10T12:53:00Z"/>
          <w:color w:val="1F497D"/>
          <w:lang w:val="en-US"/>
        </w:rPr>
      </w:pPr>
      <w:ins w:id="9" w:author="A. Tomer" w:date="2019-12-10T12:53:00Z">
        <w:r>
          <w:rPr>
            <w:color w:val="1F497D"/>
            <w:lang w:val="en-US"/>
          </w:rPr>
          <w:t xml:space="preserve">regarding your definition for upgrading (being GS&gt;6 at biopsy) you should know that the PRIAS cohort differs from the GAP3 cohort. Within PRIAS only men with GS6 were included in AS but this is not the case in GAP3, some centers also include </w:t>
        </w:r>
        <w:r>
          <w:rPr>
            <w:color w:val="1F497D"/>
            <w:lang w:val="en-US"/>
          </w:rPr>
          <w:lastRenderedPageBreak/>
          <w:t>3+4. Did you select only the men that had GS6 at inclusion for your analysis, and could you add this to the methods section?</w:t>
        </w:r>
      </w:ins>
    </w:p>
    <w:p w14:paraId="398FEAB8" w14:textId="77777777" w:rsidR="000F5D24" w:rsidRDefault="000F5D24" w:rsidP="000F5D24">
      <w:pPr>
        <w:pStyle w:val="ListParagraph"/>
        <w:rPr>
          <w:ins w:id="10" w:author="A. Tomer" w:date="2019-12-10T12:53:00Z"/>
          <w:color w:val="1F497D"/>
          <w:lang w:val="en-US"/>
        </w:rPr>
      </w:pPr>
      <w:ins w:id="11" w:author="A. Tomer" w:date="2019-12-10T12:53:00Z">
        <w:r>
          <w:rPr>
            <w:color w:val="1F497D"/>
            <w:lang w:val="en-US"/>
          </w:rPr>
          <w:t xml:space="preserve">I have checked the inclusion criteria used by the 5 GAP3 centers and 2/5 (KCL, Toronto) include 3+4 according to their protocol. In practice, 3/5 centers included 3+4 (15% MUSIC, 24% KCL, 11% Toronto, the others &lt;1%). </w:t>
        </w:r>
      </w:ins>
    </w:p>
    <w:p w14:paraId="21A6A0F4" w14:textId="77777777" w:rsidR="000F5D24" w:rsidRDefault="000F5D24">
      <w:pPr>
        <w:spacing w:after="278" w:line="261" w:lineRule="auto"/>
        <w:ind w:left="400" w:right="0"/>
        <w:jc w:val="left"/>
        <w:rPr>
          <w:ins w:id="12" w:author="A. Tomer" w:date="2019-12-10T12:53:00Z"/>
          <w:b/>
          <w:lang w:val="en-US"/>
        </w:rPr>
      </w:pPr>
      <w:bookmarkStart w:id="13" w:name="_GoBack"/>
      <w:bookmarkEnd w:id="13"/>
    </w:p>
    <w:p w14:paraId="68D187E4" w14:textId="77777777" w:rsidR="000F5D24" w:rsidRDefault="000F5D24">
      <w:pPr>
        <w:spacing w:after="278" w:line="261" w:lineRule="auto"/>
        <w:ind w:left="400" w:right="0"/>
        <w:jc w:val="left"/>
        <w:rPr>
          <w:ins w:id="14" w:author="A. Tomer" w:date="2019-12-10T12:53:00Z"/>
          <w:b/>
          <w:lang w:val="en-US"/>
        </w:rPr>
      </w:pPr>
    </w:p>
    <w:p w14:paraId="2B1E50F2" w14:textId="77777777" w:rsidR="000F5D24" w:rsidRDefault="000F5D24">
      <w:pPr>
        <w:spacing w:after="278" w:line="261" w:lineRule="auto"/>
        <w:ind w:left="400" w:right="0"/>
        <w:jc w:val="left"/>
        <w:rPr>
          <w:ins w:id="15" w:author="A. Tomer" w:date="2019-12-10T12:53:00Z"/>
          <w:b/>
          <w:lang w:val="en-US"/>
        </w:rPr>
      </w:pPr>
    </w:p>
    <w:p w14:paraId="16056089" w14:textId="19B0B50C" w:rsidR="00694E89" w:rsidRPr="00A02A36" w:rsidRDefault="001438C8">
      <w:pPr>
        <w:spacing w:after="278" w:line="261" w:lineRule="auto"/>
        <w:ind w:left="400" w:right="0"/>
        <w:jc w:val="left"/>
        <w:rPr>
          <w:lang w:val="en-US"/>
        </w:rPr>
      </w:pPr>
      <w:r w:rsidRPr="00A02A36">
        <w:rPr>
          <w:b/>
          <w:lang w:val="en-US"/>
        </w:rPr>
        <w:t>Abstract</w:t>
      </w:r>
    </w:p>
    <w:p w14:paraId="675520CA" w14:textId="77777777" w:rsidR="00694E89" w:rsidRPr="00B93610" w:rsidRDefault="001438C8">
      <w:pPr>
        <w:spacing w:after="0" w:line="391" w:lineRule="auto"/>
        <w:ind w:left="400" w:right="1208"/>
        <w:rPr>
          <w:lang w:val="en-US"/>
          <w:rPrChange w:id="16" w:author="M.J. Roobol - Bouts" w:date="2019-12-05T13:04:00Z">
            <w:rPr/>
          </w:rPrChange>
        </w:rPr>
      </w:pPr>
      <w:r w:rsidRPr="00A02A36">
        <w:rPr>
          <w:rFonts w:ascii="Calibri" w:eastAsia="Calibri" w:hAnsi="Calibri" w:cs="Calibri"/>
          <w:b/>
          <w:lang w:val="en-US"/>
        </w:rPr>
        <w:t>Background</w:t>
      </w:r>
      <w:r w:rsidRPr="00A02A36">
        <w:rPr>
          <w:b/>
          <w:lang w:val="en-US"/>
        </w:rPr>
        <w:t>:</w:t>
      </w:r>
      <w:r w:rsidRPr="00A02A36">
        <w:rPr>
          <w:lang w:val="en-US"/>
        </w:rPr>
        <w:t xml:space="preserve"> Prostate cancer active surveillance (AS) patients undergo repeat biopsies. </w:t>
      </w:r>
      <w:ins w:id="17" w:author="M.J. Roobol - Bouts" w:date="2019-12-05T13:03:00Z">
        <w:r w:rsidR="00B93610">
          <w:rPr>
            <w:lang w:val="en-US"/>
          </w:rPr>
          <w:t xml:space="preserve">Active </w:t>
        </w:r>
      </w:ins>
      <w:r w:rsidRPr="00A02A36">
        <w:rPr>
          <w:lang w:val="en-US"/>
        </w:rPr>
        <w:t xml:space="preserve">Treatment </w:t>
      </w:r>
      <w:ins w:id="18" w:author="M.J. Roobol - Bouts" w:date="2019-12-05T13:03:00Z">
        <w:r w:rsidR="00B93610">
          <w:rPr>
            <w:lang w:val="en-US"/>
          </w:rPr>
          <w:t xml:space="preserve">is </w:t>
        </w:r>
      </w:ins>
      <w:del w:id="19" w:author="M.J. Roobol - Bouts" w:date="2019-12-05T13:03:00Z">
        <w:r w:rsidRPr="00A02A36" w:rsidDel="00B93610">
          <w:rPr>
            <w:lang w:val="en-US"/>
          </w:rPr>
          <w:delText xml:space="preserve">commonly </w:delText>
        </w:r>
      </w:del>
      <w:r w:rsidRPr="00A02A36">
        <w:rPr>
          <w:lang w:val="en-US"/>
        </w:rPr>
        <w:t>advised when biopsy Gleason grade</w:t>
      </w:r>
      <w:ins w:id="20" w:author="M.J. Roobol - Bouts" w:date="2019-12-05T13:04:00Z">
        <w:r w:rsidR="00B93610">
          <w:rPr>
            <w:lang w:val="en-US"/>
          </w:rPr>
          <w:t xml:space="preserve"> is </w:t>
        </w:r>
      </w:ins>
      <w:r w:rsidRPr="00A02A36">
        <w:rPr>
          <w:lang w:val="en-US"/>
        </w:rPr>
        <w:t xml:space="preserve"> ≥ 2 (</w:t>
      </w:r>
      <w:del w:id="21" w:author="M.J. Roobol - Bouts" w:date="2019-12-05T13:04:00Z">
        <w:r w:rsidRPr="00A02A36" w:rsidDel="00B93610">
          <w:rPr>
            <w:lang w:val="en-US"/>
          </w:rPr>
          <w:delText>reclassification</w:delText>
        </w:r>
      </w:del>
      <w:ins w:id="22" w:author="M.J. Roobol - Bouts" w:date="2019-12-05T13:04:00Z">
        <w:r w:rsidR="00B93610">
          <w:rPr>
            <w:lang w:val="en-US"/>
          </w:rPr>
          <w:t>upgrading</w:t>
        </w:r>
      </w:ins>
      <w:r w:rsidRPr="00A02A36">
        <w:rPr>
          <w:lang w:val="en-US"/>
        </w:rPr>
        <w:t xml:space="preserve">). Many patients </w:t>
      </w:r>
      <w:ins w:id="23" w:author="M.J. Roobol - Bouts" w:date="2019-12-05T13:04:00Z">
        <w:r w:rsidR="00B93610">
          <w:rPr>
            <w:lang w:val="en-US"/>
          </w:rPr>
          <w:t xml:space="preserve">may </w:t>
        </w:r>
      </w:ins>
      <w:r w:rsidRPr="00A02A36">
        <w:rPr>
          <w:lang w:val="en-US"/>
        </w:rPr>
        <w:t xml:space="preserve">never experience reclassification, yet undergo biopsies frequently. </w:t>
      </w:r>
      <w:commentRangeStart w:id="24"/>
      <w:r w:rsidRPr="00B93610">
        <w:rPr>
          <w:lang w:val="en-US"/>
          <w:rPrChange w:id="25" w:author="M.J. Roobol - Bouts" w:date="2019-12-05T13:04:00Z">
            <w:rPr/>
          </w:rPrChange>
        </w:rPr>
        <w:t>Reclassification</w:t>
      </w:r>
      <w:commentRangeEnd w:id="24"/>
      <w:r w:rsidR="00B93610">
        <w:rPr>
          <w:rStyle w:val="CommentReference"/>
        </w:rPr>
        <w:commentReference w:id="24"/>
      </w:r>
      <w:r w:rsidRPr="00B93610">
        <w:rPr>
          <w:lang w:val="en-US"/>
          <w:rPrChange w:id="26" w:author="M.J. Roobol - Bouts" w:date="2019-12-05T13:04:00Z">
            <w:rPr/>
          </w:rPrChange>
        </w:rPr>
        <w:t xml:space="preserve"> risk based personalized biopsy</w:t>
      </w:r>
    </w:p>
    <w:p w14:paraId="47D7C7FD" w14:textId="77777777" w:rsidR="00694E89" w:rsidRDefault="001438C8">
      <w:pPr>
        <w:spacing w:after="84" w:line="259" w:lineRule="auto"/>
        <w:ind w:left="390" w:right="0" w:firstLine="0"/>
        <w:jc w:val="left"/>
      </w:pPr>
      <w:r>
        <w:rPr>
          <w:rFonts w:ascii="Calibri" w:eastAsia="Calibri" w:hAnsi="Calibri" w:cs="Calibri"/>
          <w:noProof/>
          <w:sz w:val="22"/>
        </w:rPr>
        <mc:AlternateContent>
          <mc:Choice Requires="wpg">
            <w:drawing>
              <wp:inline distT="0" distB="0" distL="0" distR="0" wp14:anchorId="50B36BE0" wp14:editId="0E3E5E86">
                <wp:extent cx="1973770" cy="5055"/>
                <wp:effectExtent l="0" t="0" r="0" b="0"/>
                <wp:docPr id="24038" name="Group 24038"/>
                <wp:cNvGraphicFramePr/>
                <a:graphic xmlns:a="http://schemas.openxmlformats.org/drawingml/2006/main">
                  <a:graphicData uri="http://schemas.microsoft.com/office/word/2010/wordprocessingGroup">
                    <wpg:wgp>
                      <wpg:cNvGrpSpPr/>
                      <wpg:grpSpPr>
                        <a:xfrm>
                          <a:off x="0" y="0"/>
                          <a:ext cx="1973770" cy="5055"/>
                          <a:chOff x="0" y="0"/>
                          <a:chExt cx="1973770" cy="5055"/>
                        </a:xfrm>
                      </wpg:grpSpPr>
                      <wps:wsp>
                        <wps:cNvPr id="53" name="Shape 53"/>
                        <wps:cNvSpPr/>
                        <wps:spPr>
                          <a:xfrm>
                            <a:off x="0" y="0"/>
                            <a:ext cx="1973770" cy="0"/>
                          </a:xfrm>
                          <a:custGeom>
                            <a:avLst/>
                            <a:gdLst/>
                            <a:ahLst/>
                            <a:cxnLst/>
                            <a:rect l="0" t="0" r="0" b="0"/>
                            <a:pathLst>
                              <a:path w="1973770">
                                <a:moveTo>
                                  <a:pt x="0" y="0"/>
                                </a:moveTo>
                                <a:lnTo>
                                  <a:pt x="19737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mv="urn:schemas-microsoft-com:mac:vml" xmlns:mo="http://schemas.microsoft.com/office/mac/office/2008/main">
            <w:pict>
              <v:group id="Group 24038" style="width:155.415pt;height:0.398pt;mso-position-horizontal-relative:char;mso-position-vertical-relative:line" coordsize="19737,50">
                <v:shape id="Shape 53" style="position:absolute;width:19737;height:0;left:0;top:0;" coordsize="1973770,0" path="m0,0l1973770,0">
                  <v:stroke weight="0.398pt" endcap="flat" joinstyle="miter" miterlimit="10" on="true" color="#000000"/>
                  <v:fill on="false" color="#000000" opacity="0"/>
                </v:shape>
              </v:group>
            </w:pict>
          </mc:Fallback>
        </mc:AlternateContent>
      </w:r>
    </w:p>
    <w:p w14:paraId="3C201040" w14:textId="77777777" w:rsidR="00694E89" w:rsidRPr="00A02A36" w:rsidRDefault="001438C8" w:rsidP="00A02A36">
      <w:pPr>
        <w:spacing w:after="17"/>
        <w:ind w:right="1208"/>
        <w:rPr>
          <w:lang w:val="en-US"/>
        </w:rPr>
      </w:pPr>
      <w:r w:rsidRPr="00A02A36">
        <w:rPr>
          <w:sz w:val="20"/>
          <w:lang w:val="en-US"/>
        </w:rPr>
        <w:t>Word Count Abstract: 300; Word Count Text: 2500</w:t>
      </w:r>
    </w:p>
    <w:p w14:paraId="351C2AD6" w14:textId="77777777" w:rsidR="00694E89" w:rsidRPr="00A02A36" w:rsidRDefault="001438C8" w:rsidP="00A02A36">
      <w:pPr>
        <w:spacing w:after="46" w:line="259" w:lineRule="auto"/>
        <w:ind w:left="0" w:right="1223" w:firstLine="0"/>
        <w:rPr>
          <w:lang w:val="en-US"/>
        </w:rPr>
      </w:pPr>
      <w:r w:rsidRPr="00A02A36">
        <w:rPr>
          <w:sz w:val="20"/>
          <w:lang w:val="en-US"/>
        </w:rPr>
        <w:t>Corresponding author (Anirudh Tomer): Erasmus MC, kamer flex Na-2823, PO Box</w:t>
      </w:r>
    </w:p>
    <w:p w14:paraId="14A42771" w14:textId="77777777" w:rsidR="00694E89" w:rsidRPr="00A02A36" w:rsidRDefault="001438C8">
      <w:pPr>
        <w:spacing w:after="17"/>
        <w:ind w:left="385" w:right="1208"/>
        <w:rPr>
          <w:lang w:val="en-US"/>
        </w:rPr>
      </w:pPr>
      <w:r w:rsidRPr="00A02A36">
        <w:rPr>
          <w:sz w:val="20"/>
          <w:lang w:val="en-US"/>
        </w:rPr>
        <w:t>2040, 3000 CA Rotterdam, the Netherlands. Tel: +31 10 70 43393</w:t>
      </w:r>
    </w:p>
    <w:p w14:paraId="7889C967" w14:textId="77777777" w:rsidR="00694E89" w:rsidRPr="00A02A36" w:rsidRDefault="001438C8" w:rsidP="00A02A36">
      <w:pPr>
        <w:spacing w:after="17"/>
        <w:ind w:right="1208"/>
        <w:rPr>
          <w:lang w:val="en-US"/>
        </w:rPr>
      </w:pPr>
      <w:r w:rsidRPr="00A02A36">
        <w:rPr>
          <w:i/>
          <w:sz w:val="20"/>
          <w:lang w:val="en-US"/>
        </w:rPr>
        <w:t xml:space="preserve">Email addresses: </w:t>
      </w:r>
      <w:r w:rsidRPr="00A02A36">
        <w:rPr>
          <w:rFonts w:ascii="Calibri" w:eastAsia="Calibri" w:hAnsi="Calibri" w:cs="Calibri"/>
          <w:sz w:val="20"/>
          <w:lang w:val="en-US"/>
        </w:rPr>
        <w:t xml:space="preserve">a.tomer@erasmusmc.nl </w:t>
      </w:r>
      <w:r w:rsidRPr="00A02A36">
        <w:rPr>
          <w:sz w:val="20"/>
          <w:lang w:val="en-US"/>
        </w:rPr>
        <w:t>(Anirudh Tomer, MSc),</w:t>
      </w:r>
    </w:p>
    <w:p w14:paraId="59006CD4" w14:textId="77777777" w:rsidR="00694E89" w:rsidRDefault="001438C8">
      <w:pPr>
        <w:spacing w:after="0" w:line="259" w:lineRule="auto"/>
        <w:ind w:left="385" w:right="0"/>
        <w:jc w:val="left"/>
      </w:pPr>
      <w:r>
        <w:rPr>
          <w:rFonts w:ascii="Calibri" w:eastAsia="Calibri" w:hAnsi="Calibri" w:cs="Calibri"/>
          <w:sz w:val="20"/>
        </w:rPr>
        <w:t xml:space="preserve">d.nieboer@erasmusmc.nl </w:t>
      </w:r>
      <w:r>
        <w:rPr>
          <w:sz w:val="20"/>
        </w:rPr>
        <w:t xml:space="preserve">(Daan Nieboer, MSc), </w:t>
      </w:r>
      <w:r>
        <w:rPr>
          <w:rFonts w:ascii="Calibri" w:eastAsia="Calibri" w:hAnsi="Calibri" w:cs="Calibri"/>
          <w:sz w:val="20"/>
        </w:rPr>
        <w:t xml:space="preserve">m.roobol@erasmusmc.nl </w:t>
      </w:r>
      <w:r>
        <w:rPr>
          <w:sz w:val="20"/>
        </w:rPr>
        <w:t>(Monique J.</w:t>
      </w:r>
    </w:p>
    <w:p w14:paraId="005BD6F6" w14:textId="77777777" w:rsidR="00694E89" w:rsidRPr="00A02A36" w:rsidRDefault="001438C8">
      <w:pPr>
        <w:spacing w:after="17"/>
        <w:ind w:left="385" w:right="1208"/>
        <w:rPr>
          <w:lang w:val="en-US"/>
        </w:rPr>
      </w:pPr>
      <w:r w:rsidRPr="00A02A36">
        <w:rPr>
          <w:sz w:val="20"/>
          <w:lang w:val="en-US"/>
        </w:rPr>
        <w:t xml:space="preserve">Roobol, PhD), </w:t>
      </w:r>
      <w:r w:rsidRPr="00A02A36">
        <w:rPr>
          <w:rFonts w:ascii="Calibri" w:eastAsia="Calibri" w:hAnsi="Calibri" w:cs="Calibri"/>
          <w:sz w:val="20"/>
          <w:lang w:val="en-US"/>
        </w:rPr>
        <w:t xml:space="preserve">anders.bjartell@med.lu.se </w:t>
      </w:r>
      <w:r w:rsidRPr="00A02A36">
        <w:rPr>
          <w:sz w:val="20"/>
          <w:lang w:val="en-US"/>
        </w:rPr>
        <w:t>(Anders Bjartell, MD, PhD),</w:t>
      </w:r>
    </w:p>
    <w:p w14:paraId="5E525BF4" w14:textId="77777777" w:rsidR="00694E89" w:rsidRPr="00A02A36" w:rsidRDefault="001438C8">
      <w:pPr>
        <w:spacing w:after="0" w:line="259" w:lineRule="auto"/>
        <w:ind w:left="385" w:right="0"/>
        <w:jc w:val="left"/>
        <w:rPr>
          <w:lang w:val="en-US"/>
        </w:rPr>
      </w:pPr>
      <w:r w:rsidRPr="00A02A36">
        <w:rPr>
          <w:rFonts w:ascii="Calibri" w:eastAsia="Calibri" w:hAnsi="Calibri" w:cs="Calibri"/>
          <w:sz w:val="20"/>
          <w:lang w:val="en-US"/>
        </w:rPr>
        <w:t xml:space="preserve">e.w.steyerberg@lumc.nl </w:t>
      </w:r>
      <w:r w:rsidRPr="00A02A36">
        <w:rPr>
          <w:sz w:val="20"/>
          <w:lang w:val="en-US"/>
        </w:rPr>
        <w:t xml:space="preserve">(Ewout W. Steyerberg, PhD), </w:t>
      </w:r>
      <w:r w:rsidRPr="00A02A36">
        <w:rPr>
          <w:rFonts w:ascii="Calibri" w:eastAsia="Calibri" w:hAnsi="Calibri" w:cs="Calibri"/>
          <w:sz w:val="20"/>
          <w:lang w:val="en-US"/>
        </w:rPr>
        <w:t>d.rizopoulos@erasmusmc.nl</w:t>
      </w:r>
    </w:p>
    <w:p w14:paraId="189E8F83" w14:textId="77777777" w:rsidR="00694E89" w:rsidRPr="00A02A36" w:rsidRDefault="001438C8">
      <w:pPr>
        <w:spacing w:after="673"/>
        <w:ind w:left="385" w:right="1208"/>
        <w:rPr>
          <w:lang w:val="en-US"/>
        </w:rPr>
      </w:pPr>
      <w:r w:rsidRPr="00A02A36">
        <w:rPr>
          <w:sz w:val="20"/>
          <w:lang w:val="en-US"/>
        </w:rPr>
        <w:t>(Dimitris Rizopoulos, PhD)</w:t>
      </w:r>
    </w:p>
    <w:p w14:paraId="15F45DB9" w14:textId="77777777" w:rsidR="00694E89" w:rsidRPr="00A02A36" w:rsidRDefault="001438C8">
      <w:pPr>
        <w:spacing w:after="588"/>
        <w:ind w:left="400" w:right="1208"/>
        <w:rPr>
          <w:lang w:val="en-US"/>
        </w:rPr>
      </w:pPr>
      <w:r w:rsidRPr="00A02A36">
        <w:rPr>
          <w:lang w:val="en-US"/>
        </w:rPr>
        <w:t>schedules may reduce patient burden.</w:t>
      </w:r>
    </w:p>
    <w:p w14:paraId="5ABC4079" w14:textId="77777777" w:rsidR="00694E89" w:rsidRPr="00A02A36" w:rsidRDefault="001438C8">
      <w:pPr>
        <w:spacing w:after="463" w:line="378" w:lineRule="auto"/>
        <w:ind w:left="390" w:right="1208" w:firstLine="351"/>
        <w:rPr>
          <w:lang w:val="en-US"/>
        </w:rPr>
      </w:pPr>
      <w:r w:rsidRPr="00A02A36">
        <w:rPr>
          <w:rFonts w:ascii="Calibri" w:eastAsia="Calibri" w:hAnsi="Calibri" w:cs="Calibri"/>
          <w:b/>
          <w:lang w:val="en-US"/>
        </w:rPr>
        <w:t>Objective</w:t>
      </w:r>
      <w:r w:rsidRPr="00A02A36">
        <w:rPr>
          <w:b/>
          <w:lang w:val="en-US"/>
        </w:rPr>
        <w:t>:</w:t>
      </w:r>
      <w:r w:rsidRPr="00A02A36">
        <w:rPr>
          <w:lang w:val="en-US"/>
        </w:rPr>
        <w:t xml:space="preserve"> Develop </w:t>
      </w:r>
      <w:ins w:id="27" w:author="M.J. Roobol - Bouts" w:date="2019-12-05T13:05:00Z">
        <w:r w:rsidR="00B93610">
          <w:rPr>
            <w:lang w:val="en-US"/>
          </w:rPr>
          <w:t xml:space="preserve">a risk prediction model and </w:t>
        </w:r>
      </w:ins>
      <w:r w:rsidRPr="00A02A36">
        <w:rPr>
          <w:lang w:val="en-US"/>
        </w:rPr>
        <w:t xml:space="preserve">web-application to assist patients/doctors </w:t>
      </w:r>
      <w:del w:id="28" w:author="M.J. Roobol - Bouts" w:date="2019-12-05T13:05:00Z">
        <w:r w:rsidRPr="00A02A36" w:rsidDel="00B93610">
          <w:rPr>
            <w:lang w:val="en-US"/>
          </w:rPr>
          <w:delText>make better biopsy</w:delText>
        </w:r>
      </w:del>
      <w:ins w:id="29" w:author="M.J. Roobol - Bouts" w:date="2019-12-05T13:05:00Z">
        <w:r w:rsidR="00B93610">
          <w:rPr>
            <w:lang w:val="en-US"/>
          </w:rPr>
          <w:t>in individually tailored biopsy</w:t>
        </w:r>
      </w:ins>
      <w:r w:rsidRPr="00A02A36">
        <w:rPr>
          <w:lang w:val="en-US"/>
        </w:rPr>
        <w:t xml:space="preserve"> decisions </w:t>
      </w:r>
      <w:del w:id="30" w:author="M.J. Roobol - Bouts" w:date="2019-12-05T13:05:00Z">
        <w:r w:rsidRPr="00A02A36" w:rsidDel="00B93610">
          <w:rPr>
            <w:lang w:val="en-US"/>
          </w:rPr>
          <w:delText>than fixed biopsies.</w:delText>
        </w:r>
      </w:del>
    </w:p>
    <w:p w14:paraId="030239A1" w14:textId="77777777" w:rsidR="00694E89" w:rsidRDefault="001438C8" w:rsidP="00A02A36">
      <w:pPr>
        <w:tabs>
          <w:tab w:val="center" w:pos="2804"/>
          <w:tab w:val="center" w:pos="6123"/>
          <w:tab w:val="center" w:pos="7770"/>
        </w:tabs>
        <w:spacing w:line="259" w:lineRule="auto"/>
        <w:ind w:left="0" w:right="0" w:firstLine="0"/>
        <w:jc w:val="left"/>
        <w:rPr>
          <w:lang w:val="en-US"/>
        </w:rPr>
      </w:pPr>
      <w:r w:rsidRPr="00A02A36">
        <w:rPr>
          <w:rFonts w:ascii="Calibri" w:eastAsia="Calibri" w:hAnsi="Calibri" w:cs="Calibri"/>
          <w:sz w:val="22"/>
          <w:lang w:val="en-US"/>
        </w:rPr>
        <w:lastRenderedPageBreak/>
        <w:tab/>
      </w:r>
      <w:r w:rsidR="00A02A36">
        <w:rPr>
          <w:rFonts w:ascii="Calibri" w:eastAsia="Calibri" w:hAnsi="Calibri" w:cs="Calibri"/>
          <w:sz w:val="22"/>
          <w:lang w:val="en-US"/>
        </w:rPr>
        <w:t xml:space="preserve">               </w:t>
      </w:r>
      <w:r w:rsidRPr="00A02A36">
        <w:rPr>
          <w:rFonts w:ascii="Calibri" w:eastAsia="Calibri" w:hAnsi="Calibri" w:cs="Calibri"/>
          <w:b/>
          <w:lang w:val="en-US"/>
        </w:rPr>
        <w:t>Design, Setting, and Participants</w:t>
      </w:r>
      <w:r w:rsidRPr="00A02A36">
        <w:rPr>
          <w:b/>
          <w:lang w:val="en-US"/>
        </w:rPr>
        <w:t>:</w:t>
      </w:r>
      <w:r w:rsidR="00A02A36">
        <w:rPr>
          <w:lang w:val="en-US"/>
        </w:rPr>
        <w:t xml:space="preserve"> Model development: </w:t>
      </w:r>
      <w:r w:rsidRPr="00A02A36">
        <w:rPr>
          <w:lang w:val="en-US"/>
        </w:rPr>
        <w:t>World’s</w:t>
      </w:r>
      <w:r w:rsidR="00A02A36">
        <w:rPr>
          <w:lang w:val="en-US"/>
        </w:rPr>
        <w:t xml:space="preserve"> </w:t>
      </w:r>
      <w:r w:rsidRPr="00A02A36">
        <w:rPr>
          <w:lang w:val="en-US"/>
        </w:rPr>
        <w:t>largest AS study PRIAS, 7813 patients, 1134 experienced reclassification; External validation: largest five GAP3 database cohorts; Data: prostatespecific antigen (PSA), repeat biopsy Gleason grade.</w:t>
      </w:r>
    </w:p>
    <w:p w14:paraId="07697689" w14:textId="77777777" w:rsidR="00A02A36" w:rsidRPr="00A02A36" w:rsidRDefault="00A02A36" w:rsidP="00A02A36">
      <w:pPr>
        <w:tabs>
          <w:tab w:val="center" w:pos="2804"/>
          <w:tab w:val="center" w:pos="6123"/>
          <w:tab w:val="center" w:pos="7770"/>
        </w:tabs>
        <w:spacing w:line="259" w:lineRule="auto"/>
        <w:ind w:left="0" w:right="0" w:firstLine="0"/>
        <w:jc w:val="left"/>
        <w:rPr>
          <w:lang w:val="en-US"/>
        </w:rPr>
      </w:pPr>
    </w:p>
    <w:p w14:paraId="73F51D37" w14:textId="77777777" w:rsidR="00694E89" w:rsidRPr="00A02A36" w:rsidRDefault="00A02A36">
      <w:pPr>
        <w:tabs>
          <w:tab w:val="center" w:pos="3603"/>
          <w:tab w:val="center" w:pos="7413"/>
        </w:tabs>
        <w:spacing w:line="259" w:lineRule="auto"/>
        <w:ind w:left="0" w:right="0" w:firstLine="0"/>
        <w:jc w:val="left"/>
        <w:rPr>
          <w:lang w:val="en-US"/>
        </w:rPr>
      </w:pPr>
      <w:r>
        <w:rPr>
          <w:rFonts w:ascii="Calibri" w:eastAsia="Calibri" w:hAnsi="Calibri" w:cs="Calibri"/>
          <w:sz w:val="22"/>
          <w:lang w:val="en-US"/>
        </w:rPr>
        <w:t xml:space="preserve">               </w:t>
      </w:r>
      <w:r w:rsidR="001438C8" w:rsidRPr="00A02A36">
        <w:rPr>
          <w:rFonts w:ascii="Calibri" w:eastAsia="Calibri" w:hAnsi="Calibri" w:cs="Calibri"/>
          <w:b/>
          <w:lang w:val="en-US"/>
        </w:rPr>
        <w:t>Outcome Measurements, and Statistical Analysis</w:t>
      </w:r>
      <w:r w:rsidR="001438C8" w:rsidRPr="00A02A36">
        <w:rPr>
          <w:b/>
          <w:lang w:val="en-US"/>
        </w:rPr>
        <w:t>:</w:t>
      </w:r>
      <w:r w:rsidR="001438C8" w:rsidRPr="00A02A36">
        <w:rPr>
          <w:lang w:val="en-US"/>
        </w:rPr>
        <w:tab/>
      </w:r>
      <w:ins w:id="31" w:author="M.J. Roobol - Bouts" w:date="2019-12-05T13:06:00Z">
        <w:r w:rsidR="00B93610">
          <w:rPr>
            <w:lang w:val="en-US"/>
          </w:rPr>
          <w:t xml:space="preserve">A </w:t>
        </w:r>
      </w:ins>
      <w:r w:rsidR="001438C8" w:rsidRPr="00A02A36">
        <w:rPr>
          <w:lang w:val="en-US"/>
        </w:rPr>
        <w:t>Bayesian joint</w:t>
      </w:r>
    </w:p>
    <w:p w14:paraId="1D6EC7B3" w14:textId="77777777" w:rsidR="00694E89" w:rsidDel="00B93610" w:rsidRDefault="001438C8" w:rsidP="00A02A36">
      <w:pPr>
        <w:spacing w:after="0" w:line="368" w:lineRule="auto"/>
        <w:ind w:left="400" w:right="1208"/>
        <w:rPr>
          <w:del w:id="32" w:author="M.J. Roobol - Bouts" w:date="2019-12-05T13:07:00Z"/>
          <w:lang w:val="en-US"/>
        </w:rPr>
      </w:pPr>
      <w:r w:rsidRPr="00A02A36">
        <w:rPr>
          <w:lang w:val="en-US"/>
        </w:rPr>
        <w:t xml:space="preserve">model </w:t>
      </w:r>
      <w:ins w:id="33" w:author="M.J. Roobol - Bouts" w:date="2019-12-05T13:06:00Z">
        <w:r w:rsidR="00B93610">
          <w:rPr>
            <w:lang w:val="en-US"/>
          </w:rPr>
          <w:t xml:space="preserve">was </w:t>
        </w:r>
      </w:ins>
      <w:r w:rsidRPr="00A02A36">
        <w:rPr>
          <w:lang w:val="en-US"/>
        </w:rPr>
        <w:t xml:space="preserve">fitted to </w:t>
      </w:r>
      <w:ins w:id="34" w:author="M.J. Roobol - Bouts" w:date="2019-12-05T13:06:00Z">
        <w:r w:rsidR="00B93610">
          <w:rPr>
            <w:lang w:val="en-US"/>
          </w:rPr>
          <w:t xml:space="preserve">the </w:t>
        </w:r>
      </w:ins>
      <w:r w:rsidRPr="00A02A36">
        <w:rPr>
          <w:lang w:val="en-US"/>
        </w:rPr>
        <w:t xml:space="preserve">PRIAS dataset. </w:t>
      </w:r>
      <w:del w:id="35" w:author="M.J. Roobol - Bouts" w:date="2019-12-05T13:06:00Z">
        <w:r w:rsidRPr="00A02A36" w:rsidDel="00B93610">
          <w:rPr>
            <w:lang w:val="en-US"/>
          </w:rPr>
          <w:delText>Model predicted patient-specific reclassification risk utilized for personalized biopsy decisions.</w:delText>
        </w:r>
      </w:del>
      <w:ins w:id="36" w:author="M.J. Roobol - Bouts" w:date="2019-12-05T13:06:00Z">
        <w:r w:rsidR="00B93610">
          <w:rPr>
            <w:lang w:val="en-US"/>
          </w:rPr>
          <w:t>This</w:t>
        </w:r>
      </w:ins>
      <w:r w:rsidRPr="00A02A36">
        <w:rPr>
          <w:lang w:val="en-US"/>
        </w:rPr>
        <w:t xml:space="preserve"> Model </w:t>
      </w:r>
      <w:ins w:id="37" w:author="M.J. Roobol - Bouts" w:date="2019-12-05T13:06:00Z">
        <w:r w:rsidR="00B93610">
          <w:rPr>
            <w:lang w:val="en-US"/>
          </w:rPr>
          <w:t xml:space="preserve">was </w:t>
        </w:r>
      </w:ins>
      <w:r w:rsidRPr="00A02A36">
        <w:rPr>
          <w:lang w:val="en-US"/>
        </w:rPr>
        <w:t>validated in GAP3 cohorts using risk prediction error, calibration, area under ROC (AUC).</w:t>
      </w:r>
      <w:r w:rsidR="00A02A36">
        <w:rPr>
          <w:lang w:val="en-US"/>
        </w:rPr>
        <w:t xml:space="preserve"> </w:t>
      </w:r>
      <w:ins w:id="38" w:author="M.J. Roobol - Bouts" w:date="2019-12-05T13:07:00Z">
        <w:r w:rsidR="00B93610">
          <w:rPr>
            <w:lang w:val="en-US"/>
          </w:rPr>
          <w:t xml:space="preserve">The </w:t>
        </w:r>
      </w:ins>
      <w:r w:rsidRPr="00A02A36">
        <w:rPr>
          <w:lang w:val="en-US"/>
        </w:rPr>
        <w:t xml:space="preserve">Risk </w:t>
      </w:r>
      <w:ins w:id="39" w:author="M.J. Roobol - Bouts" w:date="2019-12-05T13:07:00Z">
        <w:r w:rsidR="00B93610">
          <w:rPr>
            <w:lang w:val="en-US"/>
          </w:rPr>
          <w:t>prediction model</w:t>
        </w:r>
      </w:ins>
      <w:del w:id="40" w:author="M.J. Roobol - Bouts" w:date="2019-12-05T13:07:00Z">
        <w:r w:rsidRPr="00A02A36" w:rsidDel="00B93610">
          <w:rPr>
            <w:lang w:val="en-US"/>
          </w:rPr>
          <w:delText>calculator</w:delText>
        </w:r>
      </w:del>
      <w:r w:rsidRPr="00A02A36">
        <w:rPr>
          <w:lang w:val="en-US"/>
        </w:rPr>
        <w:t xml:space="preserve">, personalized schedules </w:t>
      </w:r>
      <w:ins w:id="41" w:author="M.J. Roobol - Bouts" w:date="2019-12-05T13:07:00Z">
        <w:r w:rsidR="00B93610">
          <w:rPr>
            <w:lang w:val="en-US"/>
          </w:rPr>
          <w:t xml:space="preserve">were </w:t>
        </w:r>
      </w:ins>
      <w:r w:rsidRPr="00A02A36">
        <w:rPr>
          <w:lang w:val="en-US"/>
        </w:rPr>
        <w:t xml:space="preserve">implemented in </w:t>
      </w:r>
      <w:ins w:id="42" w:author="M.J. Roobol - Bouts" w:date="2019-12-05T13:07:00Z">
        <w:r w:rsidR="00B93610">
          <w:rPr>
            <w:lang w:val="en-US"/>
          </w:rPr>
          <w:t xml:space="preserve">a </w:t>
        </w:r>
      </w:ins>
      <w:r w:rsidRPr="00A02A36">
        <w:rPr>
          <w:lang w:val="en-US"/>
        </w:rPr>
        <w:t>web-application</w:t>
      </w:r>
      <w:del w:id="43" w:author="M.J. Roobol - Bouts" w:date="2019-12-05T13:07:00Z">
        <w:r w:rsidRPr="00A02A36" w:rsidDel="00B93610">
          <w:rPr>
            <w:lang w:val="en-US"/>
          </w:rPr>
          <w:delText>, for PRIAS and validated GAP3 cohorts.</w:delText>
        </w:r>
      </w:del>
    </w:p>
    <w:p w14:paraId="3DEFEAFB" w14:textId="77777777" w:rsidR="00A02A36" w:rsidRPr="00A02A36" w:rsidRDefault="00A02A36" w:rsidP="00A02A36">
      <w:pPr>
        <w:spacing w:after="0" w:line="368" w:lineRule="auto"/>
        <w:ind w:left="400" w:right="1208"/>
        <w:rPr>
          <w:lang w:val="en-US"/>
        </w:rPr>
      </w:pPr>
    </w:p>
    <w:p w14:paraId="53D230B0" w14:textId="77777777" w:rsidR="00A03279" w:rsidRDefault="001438C8">
      <w:pPr>
        <w:spacing w:after="465" w:line="370" w:lineRule="auto"/>
        <w:ind w:left="390" w:right="1208" w:firstLine="351"/>
        <w:rPr>
          <w:ins w:id="44" w:author="Anders Bjartell" w:date="2019-12-08T23:55:00Z"/>
          <w:lang w:val="en-US"/>
        </w:rPr>
      </w:pPr>
      <w:r w:rsidRPr="00A02A36">
        <w:rPr>
          <w:rFonts w:ascii="Calibri" w:eastAsia="Calibri" w:hAnsi="Calibri" w:cs="Calibri"/>
          <w:b/>
          <w:lang w:val="en-US"/>
        </w:rPr>
        <w:t>Results and Limitations</w:t>
      </w:r>
      <w:r w:rsidRPr="00A02A36">
        <w:rPr>
          <w:b/>
          <w:lang w:val="en-US"/>
        </w:rPr>
        <w:t>:</w:t>
      </w:r>
      <w:r w:rsidRPr="00A02A36">
        <w:rPr>
          <w:lang w:val="en-US"/>
        </w:rPr>
        <w:t xml:space="preserve"> Reclassification rate at year five of follow</w:t>
      </w:r>
      <w:ins w:id="45" w:author="Anders Bjartell" w:date="2019-12-08T23:54:00Z">
        <w:r w:rsidR="00A03279">
          <w:rPr>
            <w:lang w:val="en-US"/>
          </w:rPr>
          <w:t xml:space="preserve"> </w:t>
        </w:r>
      </w:ins>
      <w:r w:rsidRPr="00A02A36">
        <w:rPr>
          <w:lang w:val="en-US"/>
        </w:rPr>
        <w:t xml:space="preserve">up: 35% in PRIAS, </w:t>
      </w:r>
      <w:ins w:id="46" w:author="M.J. Roobol - Bouts" w:date="2019-12-05T13:07:00Z">
        <w:r w:rsidR="00B93610">
          <w:rPr>
            <w:lang w:val="en-US"/>
          </w:rPr>
          <w:t xml:space="preserve">and </w:t>
        </w:r>
      </w:ins>
      <w:r w:rsidRPr="00A02A36">
        <w:rPr>
          <w:lang w:val="en-US"/>
        </w:rPr>
        <w:t xml:space="preserve">at most 50% in GAP3 cohorts. PSA velocity </w:t>
      </w:r>
      <w:ins w:id="47" w:author="M.J. Roobol - Bouts" w:date="2019-12-05T13:07:00Z">
        <w:r w:rsidR="00B93610">
          <w:rPr>
            <w:lang w:val="en-US"/>
          </w:rPr>
          <w:t xml:space="preserve">was a </w:t>
        </w:r>
      </w:ins>
      <w:r w:rsidRPr="00A02A36">
        <w:rPr>
          <w:lang w:val="en-US"/>
        </w:rPr>
        <w:t>stronger predictor of reclassification (H</w:t>
      </w:r>
      <w:ins w:id="48" w:author="M.J. Roobol - Bouts" w:date="2019-12-05T13:07:00Z">
        <w:r w:rsidR="00B93610">
          <w:rPr>
            <w:lang w:val="en-US"/>
          </w:rPr>
          <w:t>R</w:t>
        </w:r>
      </w:ins>
      <w:del w:id="49" w:author="M.J. Roobol - Bouts" w:date="2019-12-05T13:07:00Z">
        <w:r w:rsidRPr="00A02A36" w:rsidDel="00B93610">
          <w:rPr>
            <w:lang w:val="en-US"/>
          </w:rPr>
          <w:delText>azard Ratio:</w:delText>
        </w:r>
      </w:del>
      <w:r w:rsidRPr="00A02A36">
        <w:rPr>
          <w:lang w:val="en-US"/>
        </w:rPr>
        <w:t xml:space="preserve"> 2.47, 95%CI: 1.93–2.99), than</w:t>
      </w:r>
      <w:r w:rsidR="00A02A36">
        <w:rPr>
          <w:lang w:val="en-US"/>
        </w:rPr>
        <w:t xml:space="preserve"> </w:t>
      </w:r>
      <w:r w:rsidRPr="00A02A36">
        <w:rPr>
          <w:lang w:val="en-US"/>
        </w:rPr>
        <w:t>PSA value (H</w:t>
      </w:r>
      <w:ins w:id="50" w:author="M.J. Roobol - Bouts" w:date="2019-12-05T13:08:00Z">
        <w:r w:rsidR="00B93610">
          <w:rPr>
            <w:lang w:val="en-US"/>
          </w:rPr>
          <w:t>R</w:t>
        </w:r>
      </w:ins>
      <w:del w:id="51" w:author="M.J. Roobol - Bouts" w:date="2019-12-05T13:08:00Z">
        <w:r w:rsidRPr="00A02A36" w:rsidDel="00B93610">
          <w:rPr>
            <w:lang w:val="en-US"/>
          </w:rPr>
          <w:delText>azard Ratio:</w:delText>
        </w:r>
      </w:del>
      <w:r w:rsidRPr="00A02A36">
        <w:rPr>
          <w:lang w:val="en-US"/>
        </w:rPr>
        <w:t xml:space="preserve"> 0.99, 95%CI: 0.89–1.11). Validation</w:t>
      </w:r>
      <w:ins w:id="52" w:author="M.J. Roobol - Bouts" w:date="2019-12-05T13:08:00Z">
        <w:r w:rsidR="00B93610">
          <w:rPr>
            <w:lang w:val="en-US"/>
          </w:rPr>
          <w:t xml:space="preserve"> showed a</w:t>
        </w:r>
      </w:ins>
      <w:ins w:id="53" w:author="Anders Bjartell" w:date="2019-12-08T23:54:00Z">
        <w:r w:rsidR="00A03279">
          <w:rPr>
            <w:lang w:val="en-US"/>
          </w:rPr>
          <w:t xml:space="preserve"> </w:t>
        </w:r>
      </w:ins>
      <w:del w:id="54" w:author="M.J. Roobol - Bouts" w:date="2019-12-05T13:08:00Z">
        <w:r w:rsidRPr="00A02A36" w:rsidDel="00B93610">
          <w:rPr>
            <w:lang w:val="en-US"/>
          </w:rPr>
          <w:delText>: M</w:delText>
        </w:r>
      </w:del>
      <w:ins w:id="55" w:author="M.J. Roobol - Bouts" w:date="2019-12-05T13:08:00Z">
        <w:r w:rsidR="00B93610">
          <w:rPr>
            <w:lang w:val="en-US"/>
          </w:rPr>
          <w:t>m</w:t>
        </w:r>
      </w:ins>
      <w:r w:rsidRPr="00A02A36">
        <w:rPr>
          <w:lang w:val="en-US"/>
        </w:rPr>
        <w:t>oderate</w:t>
      </w:r>
      <w:r w:rsidR="00A02A36">
        <w:rPr>
          <w:lang w:val="en-US"/>
        </w:rPr>
        <w:t xml:space="preserve"> </w:t>
      </w:r>
      <w:r w:rsidRPr="00A02A36">
        <w:rPr>
          <w:lang w:val="en-US"/>
        </w:rPr>
        <w:t>AUC (0.55–0.75) in PRIAS and GAP3 cohorts</w:t>
      </w:r>
      <w:ins w:id="56" w:author="M.J. Roobol - Bouts" w:date="2019-12-05T13:08:00Z">
        <w:r w:rsidR="00B93610">
          <w:rPr>
            <w:lang w:val="en-US"/>
          </w:rPr>
          <w:t xml:space="preserve"> and a</w:t>
        </w:r>
      </w:ins>
      <w:ins w:id="57" w:author="Anders Bjartell" w:date="2019-12-08T23:54:00Z">
        <w:r w:rsidR="00A03279">
          <w:rPr>
            <w:lang w:val="en-US"/>
          </w:rPr>
          <w:t xml:space="preserve"> </w:t>
        </w:r>
      </w:ins>
      <w:del w:id="58" w:author="M.J. Roobol - Bouts" w:date="2019-12-05T13:08:00Z">
        <w:r w:rsidRPr="00A02A36" w:rsidDel="00B93610">
          <w:rPr>
            <w:lang w:val="en-US"/>
          </w:rPr>
          <w:delText>. M</w:delText>
        </w:r>
      </w:del>
      <w:ins w:id="59" w:author="M.J. Roobol - Bouts" w:date="2019-12-05T13:08:00Z">
        <w:r w:rsidR="00B93610">
          <w:rPr>
            <w:lang w:val="en-US"/>
          </w:rPr>
          <w:t>m</w:t>
        </w:r>
      </w:ins>
      <w:r w:rsidRPr="00A02A36">
        <w:rPr>
          <w:lang w:val="en-US"/>
        </w:rPr>
        <w:t>oderate prediction error</w:t>
      </w:r>
      <w:r w:rsidR="00A02A36">
        <w:rPr>
          <w:lang w:val="en-US"/>
        </w:rPr>
        <w:t xml:space="preserve"> </w:t>
      </w:r>
      <w:r w:rsidRPr="00A02A36">
        <w:rPr>
          <w:lang w:val="en-US"/>
        </w:rPr>
        <w:t xml:space="preserve">(0.1–0.3) in GAP3 cohorts </w:t>
      </w:r>
      <w:del w:id="60" w:author="M.J. Roobol - Bouts" w:date="2019-12-05T13:08:00Z">
        <w:r w:rsidRPr="00A02A36" w:rsidDel="00B93610">
          <w:rPr>
            <w:lang w:val="en-US"/>
          </w:rPr>
          <w:delText>with Reclassification rate</w:delText>
        </w:r>
      </w:del>
      <w:ins w:id="61" w:author="M.J. Roobol - Bouts" w:date="2019-12-05T13:08:00Z">
        <w:r w:rsidR="00B93610">
          <w:rPr>
            <w:lang w:val="en-US"/>
          </w:rPr>
          <w:t xml:space="preserve">having </w:t>
        </w:r>
      </w:ins>
      <w:ins w:id="62" w:author="M.J. Roobol - Bouts" w:date="2019-12-05T13:09:00Z">
        <w:r w:rsidR="00B93610">
          <w:rPr>
            <w:lang w:val="en-US"/>
          </w:rPr>
          <w:t>rates of upgrading</w:t>
        </w:r>
      </w:ins>
      <w:r w:rsidRPr="00A02A36">
        <w:rPr>
          <w:lang w:val="en-US"/>
        </w:rPr>
        <w:t xml:space="preserve"> similar to PRIAS</w:t>
      </w:r>
      <w:ins w:id="63" w:author="M.J. Roobol - Bouts" w:date="2019-12-05T13:09:00Z">
        <w:r w:rsidR="00B93610">
          <w:rPr>
            <w:lang w:val="en-US"/>
          </w:rPr>
          <w:t>. Large prediction erro</w:t>
        </w:r>
      </w:ins>
      <w:ins w:id="64" w:author="Anders Bjartell" w:date="2019-12-08T23:55:00Z">
        <w:r w:rsidR="00A03279">
          <w:rPr>
            <w:lang w:val="en-US"/>
          </w:rPr>
          <w:t>r</w:t>
        </w:r>
      </w:ins>
      <w:ins w:id="65" w:author="M.J. Roobol - Bouts" w:date="2019-12-05T13:09:00Z">
        <w:del w:id="66" w:author="Anders Bjartell" w:date="2019-12-08T23:55:00Z">
          <w:r w:rsidR="00B93610" w:rsidDel="00A03279">
            <w:rPr>
              <w:lang w:val="en-US"/>
            </w:rPr>
            <w:delText>s</w:delText>
          </w:r>
        </w:del>
        <w:r w:rsidR="00B93610">
          <w:rPr>
            <w:lang w:val="en-US"/>
          </w:rPr>
          <w:t xml:space="preserve"> was seen </w:t>
        </w:r>
      </w:ins>
      <w:del w:id="67" w:author="M.J. Roobol - Bouts" w:date="2019-12-05T13:09:00Z">
        <w:r w:rsidRPr="00A02A36" w:rsidDel="00B93610">
          <w:rPr>
            <w:lang w:val="en-US"/>
          </w:rPr>
          <w:delText>, large</w:delText>
        </w:r>
        <w:r w:rsidR="00A02A36" w:rsidDel="00B93610">
          <w:rPr>
            <w:lang w:val="en-US"/>
          </w:rPr>
          <w:delText xml:space="preserve"> </w:delText>
        </w:r>
      </w:del>
      <w:r w:rsidRPr="00A02A36">
        <w:rPr>
          <w:lang w:val="en-US"/>
        </w:rPr>
        <w:t xml:space="preserve">(0.3–0.45) otherwise. </w:t>
      </w:r>
      <w:ins w:id="68" w:author="M.J. Roobol - Bouts" w:date="2019-12-05T13:09:00Z">
        <w:r w:rsidR="00B93610">
          <w:rPr>
            <w:lang w:val="en-US"/>
          </w:rPr>
          <w:t>Recalibration for external cohorts is advis</w:t>
        </w:r>
      </w:ins>
      <w:ins w:id="69" w:author="Anders Bjartell" w:date="2019-12-08T23:55:00Z">
        <w:r w:rsidR="00A03279">
          <w:rPr>
            <w:lang w:val="en-US"/>
          </w:rPr>
          <w:t>e</w:t>
        </w:r>
      </w:ins>
      <w:ins w:id="70" w:author="M.J. Roobol - Bouts" w:date="2019-12-05T13:09:00Z">
        <w:r w:rsidR="00B93610">
          <w:rPr>
            <w:lang w:val="en-US"/>
          </w:rPr>
          <w:t>d</w:t>
        </w:r>
      </w:ins>
    </w:p>
    <w:p w14:paraId="38166791" w14:textId="1C6E59E5" w:rsidR="00694E89" w:rsidRPr="00A02A36" w:rsidDel="00B93610" w:rsidRDefault="00A03279" w:rsidP="00A02A36">
      <w:pPr>
        <w:spacing w:after="0" w:line="372" w:lineRule="auto"/>
        <w:ind w:left="390" w:right="1208" w:firstLine="351"/>
        <w:rPr>
          <w:del w:id="71" w:author="M.J. Roobol - Bouts" w:date="2019-12-05T13:09:00Z"/>
          <w:lang w:val="en-US"/>
        </w:rPr>
      </w:pPr>
      <w:ins w:id="72" w:author="Anders Bjartell" w:date="2019-12-08T23:55:00Z">
        <w:r>
          <w:rPr>
            <w:rFonts w:ascii="Calibri" w:eastAsia="Calibri" w:hAnsi="Calibri" w:cs="Calibri"/>
            <w:b/>
            <w:lang w:val="en-US"/>
          </w:rPr>
          <w:t>C</w:t>
        </w:r>
      </w:ins>
      <w:del w:id="73" w:author="M.J. Roobol - Bouts" w:date="2019-12-05T13:09:00Z">
        <w:r w:rsidR="001438C8" w:rsidRPr="00A02A36" w:rsidDel="00B93610">
          <w:rPr>
            <w:lang w:val="en-US"/>
          </w:rPr>
          <w:delText>Model recalibrated for external GAP3 cohorts.</w:delText>
        </w:r>
      </w:del>
    </w:p>
    <w:p w14:paraId="4E8FEAFC" w14:textId="77777777" w:rsidR="00616827" w:rsidDel="00B93610" w:rsidRDefault="00616827">
      <w:pPr>
        <w:spacing w:after="0" w:line="372" w:lineRule="auto"/>
        <w:ind w:left="390" w:right="1208" w:firstLine="351"/>
        <w:rPr>
          <w:del w:id="74" w:author="M.J. Roobol - Bouts" w:date="2019-12-05T13:09:00Z"/>
          <w:rFonts w:ascii="Calibri" w:eastAsia="Calibri" w:hAnsi="Calibri" w:cs="Calibri"/>
          <w:b/>
          <w:lang w:val="en-US"/>
        </w:rPr>
        <w:pPrChange w:id="75" w:author="M.J. Roobol - Bouts" w:date="2019-12-05T13:09:00Z">
          <w:pPr>
            <w:spacing w:after="465" w:line="370" w:lineRule="auto"/>
            <w:ind w:left="390" w:right="1208" w:firstLine="351"/>
          </w:pPr>
        </w:pPrChange>
      </w:pPr>
    </w:p>
    <w:p w14:paraId="0236A010" w14:textId="77777777" w:rsidR="00694E89" w:rsidRPr="00A02A36" w:rsidRDefault="001438C8">
      <w:pPr>
        <w:spacing w:after="465" w:line="370" w:lineRule="auto"/>
        <w:ind w:left="390" w:right="1208" w:firstLine="351"/>
        <w:rPr>
          <w:lang w:val="en-US"/>
        </w:rPr>
      </w:pPr>
      <w:del w:id="76" w:author="M.J. Roobol - Bouts" w:date="2019-12-05T13:09:00Z">
        <w:r w:rsidRPr="00616827" w:rsidDel="00B93610">
          <w:rPr>
            <w:rFonts w:ascii="Calibri" w:eastAsia="Calibri" w:hAnsi="Calibri" w:cs="Calibri"/>
            <w:b/>
            <w:lang w:val="en-US"/>
          </w:rPr>
          <w:delText>C</w:delText>
        </w:r>
      </w:del>
      <w:r w:rsidRPr="00616827">
        <w:rPr>
          <w:rFonts w:ascii="Calibri" w:eastAsia="Calibri" w:hAnsi="Calibri" w:cs="Calibri"/>
          <w:b/>
          <w:lang w:val="en-US"/>
        </w:rPr>
        <w:t>onclusions</w:t>
      </w:r>
      <w:r w:rsidRPr="00616827">
        <w:rPr>
          <w:b/>
          <w:lang w:val="en-US"/>
        </w:rPr>
        <w:t>:</w:t>
      </w:r>
      <w:r w:rsidRPr="00A02A36">
        <w:rPr>
          <w:lang w:val="en-US"/>
        </w:rPr>
        <w:t xml:space="preserve"> We successfully developed and validated </w:t>
      </w:r>
      <w:ins w:id="77" w:author="M.J. Roobol - Bouts" w:date="2019-12-05T13:10:00Z">
        <w:r w:rsidR="005C03F5">
          <w:rPr>
            <w:lang w:val="en-US"/>
          </w:rPr>
          <w:t xml:space="preserve">a risk prediction model </w:t>
        </w:r>
      </w:ins>
      <w:del w:id="78" w:author="M.J. Roobol - Bouts" w:date="2019-12-05T13:10:00Z">
        <w:r w:rsidRPr="00A02A36" w:rsidDel="005C03F5">
          <w:rPr>
            <w:lang w:val="en-US"/>
          </w:rPr>
          <w:delText xml:space="preserve">web-application for </w:delText>
        </w:r>
      </w:del>
      <w:r w:rsidRPr="00A02A36">
        <w:rPr>
          <w:lang w:val="en-US"/>
        </w:rPr>
        <w:t xml:space="preserve">predicting reclassification risks, </w:t>
      </w:r>
      <w:ins w:id="79" w:author="M.J. Roobol - Bouts" w:date="2019-12-05T13:10:00Z">
        <w:r w:rsidR="005C03F5">
          <w:rPr>
            <w:lang w:val="en-US"/>
          </w:rPr>
          <w:t xml:space="preserve">providing </w:t>
        </w:r>
      </w:ins>
      <w:del w:id="80" w:author="M.J. Roobol - Bouts" w:date="2019-12-05T13:10:00Z">
        <w:r w:rsidRPr="00A02A36" w:rsidDel="005C03F5">
          <w:rPr>
            <w:lang w:val="en-US"/>
          </w:rPr>
          <w:delText>and</w:delText>
        </w:r>
      </w:del>
      <w:r w:rsidRPr="00A02A36">
        <w:rPr>
          <w:lang w:val="en-US"/>
        </w:rPr>
        <w:t xml:space="preserve"> risk based personalized biopsy decisions, in prostate cancer AS. </w:t>
      </w:r>
      <w:del w:id="81" w:author="M.J. Roobol - Bouts" w:date="2019-12-05T13:10:00Z">
        <w:r w:rsidRPr="00A02A36" w:rsidDel="005C03F5">
          <w:rPr>
            <w:lang w:val="en-US"/>
          </w:rPr>
          <w:delText xml:space="preserve">Available for PRIAS, and largest five GAP3 database cohorts. </w:delText>
        </w:r>
      </w:del>
      <w:ins w:id="82" w:author="M.J. Roobol - Bouts" w:date="2019-12-05T13:10:00Z">
        <w:r w:rsidR="005C03F5">
          <w:rPr>
            <w:lang w:val="en-US"/>
          </w:rPr>
          <w:t xml:space="preserve">The model mad available </w:t>
        </w:r>
      </w:ins>
      <w:ins w:id="83" w:author="M.J. Roobol - Bouts" w:date="2019-12-05T13:11:00Z">
        <w:r w:rsidR="005C03F5">
          <w:rPr>
            <w:lang w:val="en-US"/>
          </w:rPr>
          <w:t>through</w:t>
        </w:r>
      </w:ins>
      <w:ins w:id="84" w:author="M.J. Roobol - Bouts" w:date="2019-12-05T13:10:00Z">
        <w:r w:rsidR="005C03F5">
          <w:rPr>
            <w:lang w:val="en-US"/>
          </w:rPr>
          <w:t xml:space="preserve"> a web-based application e</w:t>
        </w:r>
      </w:ins>
      <w:del w:id="85" w:author="M.J. Roobol - Bouts" w:date="2019-12-05T13:11:00Z">
        <w:r w:rsidRPr="00A02A36" w:rsidDel="005C03F5">
          <w:rPr>
            <w:lang w:val="en-US"/>
          </w:rPr>
          <w:delText>E</w:delText>
        </w:r>
      </w:del>
      <w:r w:rsidRPr="00A02A36">
        <w:rPr>
          <w:lang w:val="en-US"/>
        </w:rPr>
        <w:t>nables shared decision making of biopsy schedules by comparing fixed and personalized schedules on total biopsies and expected time delay in detection of reclassification.</w:t>
      </w:r>
    </w:p>
    <w:p w14:paraId="04A7497A" w14:textId="088B84E8" w:rsidR="00694E89" w:rsidRPr="00A02A36" w:rsidRDefault="001438C8">
      <w:pPr>
        <w:spacing w:after="4" w:line="371" w:lineRule="auto"/>
        <w:ind w:left="390" w:right="1208" w:firstLine="351"/>
        <w:rPr>
          <w:lang w:val="en-US"/>
        </w:rPr>
      </w:pPr>
      <w:r w:rsidRPr="00616827">
        <w:rPr>
          <w:rFonts w:ascii="Calibri" w:eastAsia="Calibri" w:hAnsi="Calibri" w:cs="Calibri"/>
          <w:b/>
          <w:lang w:val="en-US"/>
        </w:rPr>
        <w:t>Patient Summary</w:t>
      </w:r>
      <w:r w:rsidRPr="00616827">
        <w:rPr>
          <w:b/>
          <w:lang w:val="en-US"/>
        </w:rPr>
        <w:t>:</w:t>
      </w:r>
      <w:r w:rsidRPr="00A02A36">
        <w:rPr>
          <w:lang w:val="en-US"/>
        </w:rPr>
        <w:t xml:space="preserve"> </w:t>
      </w:r>
      <w:del w:id="86" w:author="M.J. Roobol - Bouts" w:date="2019-12-05T13:11:00Z">
        <w:r w:rsidRPr="00A02A36" w:rsidDel="005C03F5">
          <w:rPr>
            <w:lang w:val="en-US"/>
          </w:rPr>
          <w:delText>Reclassification risk based</w:delText>
        </w:r>
      </w:del>
      <w:ins w:id="87" w:author="M.J. Roobol - Bouts" w:date="2019-12-05T13:11:00Z">
        <w:r w:rsidR="005C03F5">
          <w:rPr>
            <w:lang w:val="en-US"/>
          </w:rPr>
          <w:t xml:space="preserve">Individually tailored </w:t>
        </w:r>
      </w:ins>
      <w:ins w:id="88" w:author="Anders Bjartell" w:date="2019-12-08T23:56:00Z">
        <w:r w:rsidR="00A03279">
          <w:rPr>
            <w:lang w:val="en-US"/>
          </w:rPr>
          <w:t xml:space="preserve">prostate </w:t>
        </w:r>
      </w:ins>
      <w:del w:id="89" w:author="M.J. Roobol - Bouts" w:date="2019-12-05T13:11:00Z">
        <w:r w:rsidRPr="00A02A36" w:rsidDel="005C03F5">
          <w:rPr>
            <w:lang w:val="en-US"/>
          </w:rPr>
          <w:delText xml:space="preserve"> personalized </w:delText>
        </w:r>
      </w:del>
      <w:r w:rsidRPr="00A02A36">
        <w:rPr>
          <w:lang w:val="en-US"/>
        </w:rPr>
        <w:t xml:space="preserve">biopsy </w:t>
      </w:r>
      <w:del w:id="90" w:author="Anders Bjartell" w:date="2019-12-08T23:56:00Z">
        <w:r w:rsidRPr="00A02A36" w:rsidDel="00A03279">
          <w:rPr>
            <w:lang w:val="en-US"/>
          </w:rPr>
          <w:delText>schedules are</w:delText>
        </w:r>
      </w:del>
      <w:ins w:id="91" w:author="Anders Bjartell" w:date="2019-12-08T23:56:00Z">
        <w:r w:rsidR="00A03279">
          <w:rPr>
            <w:lang w:val="en-US"/>
          </w:rPr>
          <w:t>is</w:t>
        </w:r>
      </w:ins>
      <w:r w:rsidRPr="00A02A36">
        <w:rPr>
          <w:lang w:val="en-US"/>
        </w:rPr>
        <w:t xml:space="preserve"> </w:t>
      </w:r>
      <w:ins w:id="92" w:author="M.J. Roobol - Bouts" w:date="2019-12-05T13:11:00Z">
        <w:r w:rsidR="005C03F5">
          <w:rPr>
            <w:lang w:val="en-US"/>
          </w:rPr>
          <w:t xml:space="preserve">a </w:t>
        </w:r>
      </w:ins>
      <w:r w:rsidRPr="00A02A36">
        <w:rPr>
          <w:lang w:val="en-US"/>
        </w:rPr>
        <w:t xml:space="preserve">novel alternative to fixed </w:t>
      </w:r>
      <w:ins w:id="93" w:author="M.J. Roobol - Bouts" w:date="2019-12-05T13:12:00Z">
        <w:r w:rsidR="005C03F5">
          <w:rPr>
            <w:lang w:val="en-US"/>
          </w:rPr>
          <w:t xml:space="preserve">one-size-fits-all </w:t>
        </w:r>
      </w:ins>
      <w:del w:id="94" w:author="Anders Bjartell" w:date="2019-12-08T23:56:00Z">
        <w:r w:rsidRPr="00A02A36" w:rsidDel="00A03279">
          <w:rPr>
            <w:lang w:val="en-US"/>
          </w:rPr>
          <w:delText xml:space="preserve">biopsy </w:delText>
        </w:r>
      </w:del>
      <w:r w:rsidRPr="00A02A36">
        <w:rPr>
          <w:lang w:val="en-US"/>
        </w:rPr>
        <w:t xml:space="preserve">schedules. </w:t>
      </w:r>
      <w:ins w:id="95" w:author="M.J. Roobol - Bouts" w:date="2019-12-05T13:12:00Z">
        <w:r w:rsidR="005C03F5">
          <w:rPr>
            <w:lang w:val="en-US"/>
          </w:rPr>
          <w:t xml:space="preserve">The underlying statistical </w:t>
        </w:r>
        <w:r w:rsidR="005C03F5">
          <w:rPr>
            <w:lang w:val="en-US"/>
          </w:rPr>
          <w:lastRenderedPageBreak/>
          <w:t xml:space="preserve">models are made available through a user-friendly </w:t>
        </w:r>
      </w:ins>
      <w:del w:id="96" w:author="M.J. Roobol - Bouts" w:date="2019-12-05T13:12:00Z">
        <w:r w:rsidRPr="00A02A36" w:rsidDel="005C03F5">
          <w:rPr>
            <w:lang w:val="en-US"/>
          </w:rPr>
          <w:delText xml:space="preserve">They are implemented in our </w:delText>
        </w:r>
      </w:del>
      <w:r w:rsidRPr="00A02A36">
        <w:rPr>
          <w:lang w:val="en-US"/>
        </w:rPr>
        <w:t>web-application</w:t>
      </w:r>
      <w:ins w:id="97" w:author="M.J. Roobol - Bouts" w:date="2019-12-05T13:12:00Z">
        <w:r w:rsidR="005C03F5">
          <w:rPr>
            <w:lang w:val="en-US"/>
          </w:rPr>
          <w:t xml:space="preserve"> and may help in reducing </w:t>
        </w:r>
      </w:ins>
      <w:ins w:id="98" w:author="M.J. Roobol - Bouts" w:date="2019-12-05T13:13:00Z">
        <w:r w:rsidR="005C03F5">
          <w:rPr>
            <w:lang w:val="en-US"/>
          </w:rPr>
          <w:t>unnecessary</w:t>
        </w:r>
      </w:ins>
      <w:ins w:id="99" w:author="M.J. Roobol - Bouts" w:date="2019-12-05T13:12:00Z">
        <w:r w:rsidR="005C03F5">
          <w:rPr>
            <w:lang w:val="en-US"/>
          </w:rPr>
          <w:t xml:space="preserve"> prostate biopsies while </w:t>
        </w:r>
      </w:ins>
      <w:ins w:id="100" w:author="M.J. Roobol - Bouts" w:date="2019-12-05T13:13:00Z">
        <w:r w:rsidR="005C03F5">
          <w:rPr>
            <w:lang w:val="en-US"/>
          </w:rPr>
          <w:t>maintaining</w:t>
        </w:r>
      </w:ins>
      <w:ins w:id="101" w:author="M.J. Roobol - Bouts" w:date="2019-12-05T13:12:00Z">
        <w:r w:rsidR="005C03F5">
          <w:rPr>
            <w:lang w:val="en-US"/>
          </w:rPr>
          <w:t xml:space="preserve"> cancer control</w:t>
        </w:r>
      </w:ins>
      <w:del w:id="102" w:author="M.J. Roobol - Bouts" w:date="2019-12-05T13:13:00Z">
        <w:r w:rsidRPr="00A02A36" w:rsidDel="005C03F5">
          <w:rPr>
            <w:lang w:val="en-US"/>
          </w:rPr>
          <w:delText>. May offer better balance between total biopsies and time delay in detection of reclassification than fixed schedules</w:delText>
        </w:r>
      </w:del>
      <w:r w:rsidRPr="00A02A36">
        <w:rPr>
          <w:lang w:val="en-US"/>
        </w:rPr>
        <w:t>.</w:t>
      </w:r>
    </w:p>
    <w:p w14:paraId="20BA81A0" w14:textId="77777777" w:rsidR="00694E89" w:rsidRPr="00A02A36" w:rsidRDefault="001438C8">
      <w:pPr>
        <w:tabs>
          <w:tab w:val="center" w:pos="915"/>
          <w:tab w:val="center" w:pos="4815"/>
        </w:tabs>
        <w:spacing w:after="128" w:line="271" w:lineRule="auto"/>
        <w:ind w:left="0" w:right="0" w:firstLine="0"/>
        <w:jc w:val="left"/>
        <w:rPr>
          <w:lang w:val="en-US"/>
        </w:rPr>
      </w:pPr>
      <w:r w:rsidRPr="00A02A36">
        <w:rPr>
          <w:rFonts w:ascii="Calibri" w:eastAsia="Calibri" w:hAnsi="Calibri" w:cs="Calibri"/>
          <w:sz w:val="22"/>
          <w:lang w:val="en-US"/>
        </w:rPr>
        <w:tab/>
      </w:r>
      <w:r w:rsidRPr="00A02A36">
        <w:rPr>
          <w:i/>
          <w:lang w:val="en-US"/>
        </w:rPr>
        <w:t>Keywords:</w:t>
      </w:r>
      <w:r w:rsidRPr="00A02A36">
        <w:rPr>
          <w:i/>
          <w:lang w:val="en-US"/>
        </w:rPr>
        <w:tab/>
      </w:r>
      <w:r w:rsidRPr="00A02A36">
        <w:rPr>
          <w:lang w:val="en-US"/>
        </w:rPr>
        <w:t>Active Surveillance, Biopsies, Personalized Medicine, Prostate</w:t>
      </w:r>
    </w:p>
    <w:p w14:paraId="2E0B995B" w14:textId="77777777" w:rsidR="00694E89" w:rsidRDefault="001438C8">
      <w:pPr>
        <w:spacing w:after="0"/>
        <w:ind w:left="400" w:right="1208"/>
      </w:pPr>
      <w:r>
        <w:t>Cancer, Shared Decision Making</w:t>
      </w:r>
    </w:p>
    <w:p w14:paraId="0E06F22B" w14:textId="77777777" w:rsidR="00694E89" w:rsidRDefault="001438C8">
      <w:pPr>
        <w:spacing w:after="366" w:line="259" w:lineRule="auto"/>
        <w:ind w:left="390" w:right="0" w:firstLine="0"/>
        <w:jc w:val="left"/>
      </w:pPr>
      <w:r>
        <w:rPr>
          <w:rFonts w:ascii="Calibri" w:eastAsia="Calibri" w:hAnsi="Calibri" w:cs="Calibri"/>
          <w:noProof/>
          <w:sz w:val="22"/>
        </w:rPr>
        <mc:AlternateContent>
          <mc:Choice Requires="wpg">
            <w:drawing>
              <wp:inline distT="0" distB="0" distL="0" distR="0" wp14:anchorId="09BCEE9C" wp14:editId="301A856E">
                <wp:extent cx="4934496" cy="5055"/>
                <wp:effectExtent l="0" t="0" r="0" b="0"/>
                <wp:docPr id="24180" name="Group 24180"/>
                <wp:cNvGraphicFramePr/>
                <a:graphic xmlns:a="http://schemas.openxmlformats.org/drawingml/2006/main">
                  <a:graphicData uri="http://schemas.microsoft.com/office/word/2010/wordprocessingGroup">
                    <wpg:wgp>
                      <wpg:cNvGrpSpPr/>
                      <wpg:grpSpPr>
                        <a:xfrm>
                          <a:off x="0" y="0"/>
                          <a:ext cx="4934496" cy="5055"/>
                          <a:chOff x="0" y="0"/>
                          <a:chExt cx="4934496" cy="5055"/>
                        </a:xfrm>
                      </wpg:grpSpPr>
                      <wps:wsp>
                        <wps:cNvPr id="157" name="Shape 157"/>
                        <wps:cNvSpPr/>
                        <wps:spPr>
                          <a:xfrm>
                            <a:off x="0" y="0"/>
                            <a:ext cx="4934496" cy="0"/>
                          </a:xfrm>
                          <a:custGeom>
                            <a:avLst/>
                            <a:gdLst/>
                            <a:ahLst/>
                            <a:cxnLst/>
                            <a:rect l="0" t="0" r="0" b="0"/>
                            <a:pathLst>
                              <a:path w="4934496">
                                <a:moveTo>
                                  <a:pt x="0" y="0"/>
                                </a:moveTo>
                                <a:lnTo>
                                  <a:pt x="49344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mv="urn:schemas-microsoft-com:mac:vml" xmlns:mo="http://schemas.microsoft.com/office/mac/office/2008/main">
            <w:pict>
              <v:group id="Group 24180" style="width:388.543pt;height:0.398pt;mso-position-horizontal-relative:char;mso-position-vertical-relative:line" coordsize="49344,50">
                <v:shape id="Shape 157" style="position:absolute;width:49344;height:0;left:0;top:0;" coordsize="4934496,0" path="m0,0l4934496,0">
                  <v:stroke weight="0.398pt" endcap="flat" joinstyle="miter" miterlimit="10" on="true" color="#000000"/>
                  <v:fill on="false" color="#000000" opacity="0"/>
                </v:shape>
              </v:group>
            </w:pict>
          </mc:Fallback>
        </mc:AlternateContent>
      </w:r>
    </w:p>
    <w:p w14:paraId="3B851CFF" w14:textId="77777777" w:rsidR="00694E89" w:rsidRDefault="001438C8">
      <w:pPr>
        <w:numPr>
          <w:ilvl w:val="0"/>
          <w:numId w:val="1"/>
        </w:numPr>
        <w:spacing w:after="310" w:line="261" w:lineRule="auto"/>
        <w:ind w:right="1208" w:hanging="614"/>
      </w:pPr>
      <w:r>
        <w:rPr>
          <w:b/>
        </w:rPr>
        <w:t>1. Introduction</w:t>
      </w:r>
    </w:p>
    <w:p w14:paraId="7CB63BC3" w14:textId="5A8CAF9D" w:rsidR="00694E89" w:rsidRPr="00616827" w:rsidDel="00F37EF8" w:rsidRDefault="001438C8" w:rsidP="00B93610">
      <w:pPr>
        <w:numPr>
          <w:ilvl w:val="0"/>
          <w:numId w:val="1"/>
        </w:numPr>
        <w:spacing w:after="0" w:line="387" w:lineRule="auto"/>
        <w:ind w:right="1208" w:hanging="614"/>
        <w:rPr>
          <w:del w:id="103" w:author="Anders Bjartell" w:date="2019-12-09T00:11:00Z"/>
          <w:lang w:val="en-US"/>
        </w:rPr>
      </w:pPr>
      <w:r w:rsidRPr="00616827">
        <w:rPr>
          <w:lang w:val="en-US"/>
        </w:rPr>
        <w:t>Patients with low- and very low-risk screening-detected localized prostate</w:t>
      </w:r>
      <w:r w:rsidR="00616827" w:rsidRPr="00616827">
        <w:rPr>
          <w:lang w:val="en-US"/>
        </w:rPr>
        <w:t xml:space="preserve"> </w:t>
      </w:r>
      <w:r w:rsidRPr="00616827">
        <w:rPr>
          <w:lang w:val="en-US"/>
        </w:rPr>
        <w:t>cancer are usually advised active surveillance (AS) instead of immediate</w:t>
      </w:r>
      <w:r w:rsidR="00616827" w:rsidRPr="00616827">
        <w:rPr>
          <w:lang w:val="en-US"/>
        </w:rPr>
        <w:t xml:space="preserve"> </w:t>
      </w:r>
      <w:r w:rsidRPr="00616827">
        <w:rPr>
          <w:lang w:val="en-US"/>
        </w:rPr>
        <w:t>radical treatment [1]. In AS, cancer progression is routinely monitored via</w:t>
      </w:r>
      <w:r w:rsidR="00616827" w:rsidRPr="00616827">
        <w:rPr>
          <w:lang w:val="en-US"/>
        </w:rPr>
        <w:t xml:space="preserve"> </w:t>
      </w:r>
      <w:r w:rsidRPr="00616827">
        <w:rPr>
          <w:lang w:val="en-US"/>
        </w:rPr>
        <w:t xml:space="preserve">prostate-specific antigen (PSA), digital rectal examination, and repeat </w:t>
      </w:r>
      <w:del w:id="104" w:author="M.J. Roobol - Bouts" w:date="2019-12-05T12:39:00Z">
        <w:r w:rsidRPr="00616827" w:rsidDel="004536EF">
          <w:rPr>
            <w:lang w:val="en-US"/>
          </w:rPr>
          <w:delText>biop-sies</w:delText>
        </w:r>
      </w:del>
      <w:ins w:id="105" w:author="M.J. Roobol - Bouts" w:date="2019-12-05T12:39:00Z">
        <w:r w:rsidR="004536EF" w:rsidRPr="00616827">
          <w:rPr>
            <w:lang w:val="en-US"/>
          </w:rPr>
          <w:t>biopsies</w:t>
        </w:r>
      </w:ins>
      <w:ins w:id="106" w:author="Anders Bjartell" w:date="2019-12-09T00:09:00Z">
        <w:r w:rsidR="00F37EF8">
          <w:rPr>
            <w:lang w:val="en-US"/>
          </w:rPr>
          <w:t xml:space="preserve">. Recently, </w:t>
        </w:r>
      </w:ins>
      <w:ins w:id="107" w:author="Anders Bjartell" w:date="2019-12-09T00:10:00Z">
        <w:r w:rsidR="00F37EF8">
          <w:rPr>
            <w:lang w:val="en-US"/>
          </w:rPr>
          <w:t xml:space="preserve">MRI has been implemented in some of the AS protocols. </w:t>
        </w:r>
      </w:ins>
      <w:del w:id="108" w:author="Anders Bjartell" w:date="2019-12-09T00:10:00Z">
        <w:r w:rsidRPr="00616827" w:rsidDel="00F37EF8">
          <w:rPr>
            <w:lang w:val="en-US"/>
          </w:rPr>
          <w:delText xml:space="preserve">. Among these, </w:delText>
        </w:r>
      </w:del>
      <w:ins w:id="109" w:author="Anders Bjartell" w:date="2019-12-09T00:10:00Z">
        <w:r w:rsidR="00F37EF8">
          <w:rPr>
            <w:lang w:val="en-US"/>
          </w:rPr>
          <w:t>T</w:t>
        </w:r>
      </w:ins>
      <w:del w:id="110" w:author="Anders Bjartell" w:date="2019-12-09T00:10:00Z">
        <w:r w:rsidRPr="00616827" w:rsidDel="00F37EF8">
          <w:rPr>
            <w:lang w:val="en-US"/>
          </w:rPr>
          <w:delText>t</w:delText>
        </w:r>
      </w:del>
      <w:r w:rsidRPr="00616827">
        <w:rPr>
          <w:lang w:val="en-US"/>
        </w:rPr>
        <w:t>he strongest indicator of cancer-related outcome</w:t>
      </w:r>
      <w:del w:id="111" w:author="Anders Bjartell" w:date="2019-12-09T00:11:00Z">
        <w:r w:rsidRPr="00616827" w:rsidDel="00F37EF8">
          <w:rPr>
            <w:lang w:val="en-US"/>
          </w:rPr>
          <w:delText>s</w:delText>
        </w:r>
      </w:del>
      <w:r w:rsidRPr="00616827">
        <w:rPr>
          <w:lang w:val="en-US"/>
        </w:rPr>
        <w:t xml:space="preserve"> is the</w:t>
      </w:r>
      <w:r w:rsidR="00616827">
        <w:rPr>
          <w:lang w:val="en-US"/>
        </w:rPr>
        <w:t xml:space="preserve"> </w:t>
      </w:r>
      <w:r w:rsidRPr="00616827">
        <w:rPr>
          <w:lang w:val="en-US"/>
        </w:rPr>
        <w:t>biopsy Gleason grade [2]. When the Gleason grade increases from grade</w:t>
      </w:r>
      <w:ins w:id="112" w:author="Anders Bjartell" w:date="2019-12-09T00:11:00Z">
        <w:r w:rsidR="00F37EF8">
          <w:rPr>
            <w:lang w:val="en-US"/>
          </w:rPr>
          <w:t xml:space="preserve"> group</w:t>
        </w:r>
      </w:ins>
      <w:r w:rsidRPr="00616827">
        <w:rPr>
          <w:lang w:val="en-US"/>
        </w:rPr>
        <w:t xml:space="preserve"> 1 </w:t>
      </w:r>
      <w:r w:rsidRPr="00616827">
        <w:rPr>
          <w:rFonts w:ascii="Calibri" w:eastAsia="Calibri" w:hAnsi="Calibri" w:cs="Calibri"/>
          <w:sz w:val="12"/>
          <w:lang w:val="en-US"/>
        </w:rPr>
        <w:t xml:space="preserve">8 </w:t>
      </w:r>
      <w:r w:rsidRPr="00616827">
        <w:rPr>
          <w:lang w:val="en-US"/>
        </w:rPr>
        <w:t xml:space="preserve">(Gleason 3+3) to 2 (Gleason 3+4) or higher, called </w:t>
      </w:r>
      <w:r w:rsidRPr="00616827">
        <w:rPr>
          <w:i/>
          <w:lang w:val="en-US"/>
        </w:rPr>
        <w:t>reclassification</w:t>
      </w:r>
      <w:r w:rsidRPr="00616827">
        <w:rPr>
          <w:lang w:val="en-US"/>
        </w:rPr>
        <w:t xml:space="preserve">, patients </w:t>
      </w:r>
      <w:r w:rsidRPr="00616827">
        <w:rPr>
          <w:rFonts w:ascii="Calibri" w:eastAsia="Calibri" w:hAnsi="Calibri" w:cs="Calibri"/>
          <w:sz w:val="12"/>
          <w:lang w:val="en-US"/>
        </w:rPr>
        <w:t xml:space="preserve">9 </w:t>
      </w:r>
      <w:r w:rsidRPr="00616827">
        <w:rPr>
          <w:lang w:val="en-US"/>
        </w:rPr>
        <w:t>are commonly advised curative treatment [3].</w:t>
      </w:r>
      <w:ins w:id="113" w:author="Anders Bjartell" w:date="2019-12-09T00:11:00Z">
        <w:r w:rsidR="00F37EF8">
          <w:rPr>
            <w:lang w:val="en-US"/>
          </w:rPr>
          <w:t xml:space="preserve"> In most AS protocols, b</w:t>
        </w:r>
      </w:ins>
    </w:p>
    <w:p w14:paraId="761F972E" w14:textId="109FEF67" w:rsidR="00694E89" w:rsidRPr="00F37EF8" w:rsidDel="00F37EF8" w:rsidRDefault="001438C8">
      <w:pPr>
        <w:numPr>
          <w:ilvl w:val="0"/>
          <w:numId w:val="2"/>
        </w:numPr>
        <w:spacing w:after="0" w:line="387" w:lineRule="auto"/>
        <w:ind w:right="1208" w:hanging="677"/>
        <w:rPr>
          <w:del w:id="114" w:author="Anders Bjartell" w:date="2019-12-09T00:11:00Z"/>
          <w:lang w:val="en-US"/>
        </w:rPr>
        <w:pPrChange w:id="115" w:author="Anders Bjartell" w:date="2019-12-09T00:11:00Z">
          <w:pPr>
            <w:numPr>
              <w:numId w:val="2"/>
            </w:numPr>
            <w:ind w:left="677" w:right="1208" w:hanging="677"/>
          </w:pPr>
        </w:pPrChange>
      </w:pPr>
      <w:del w:id="116" w:author="Anders Bjartell" w:date="2019-12-09T00:11:00Z">
        <w:r w:rsidRPr="00F37EF8" w:rsidDel="00F37EF8">
          <w:rPr>
            <w:lang w:val="en-US"/>
          </w:rPr>
          <w:delText>B</w:delText>
        </w:r>
      </w:del>
      <w:r w:rsidRPr="00F37EF8">
        <w:rPr>
          <w:lang w:val="en-US"/>
        </w:rPr>
        <w:t>iopsies are conducted periodically. Consequently, reclassification is al</w:t>
      </w:r>
      <w:del w:id="117" w:author="Anders Bjartell" w:date="2019-12-09T00:12:00Z">
        <w:r w:rsidRPr="00F37EF8" w:rsidDel="00F37EF8">
          <w:rPr>
            <w:lang w:val="en-US"/>
          </w:rPr>
          <w:delText>-</w:delText>
        </w:r>
      </w:del>
    </w:p>
    <w:p w14:paraId="34F7BCEB" w14:textId="77777777" w:rsidR="00694E89" w:rsidRDefault="001438C8">
      <w:pPr>
        <w:spacing w:after="0" w:line="387" w:lineRule="auto"/>
        <w:ind w:left="0" w:right="1208" w:firstLine="0"/>
        <w:pPrChange w:id="118" w:author="Anders Bjartell" w:date="2019-12-09T00:12:00Z">
          <w:pPr>
            <w:numPr>
              <w:numId w:val="2"/>
            </w:numPr>
            <w:ind w:left="677" w:right="1208" w:hanging="677"/>
          </w:pPr>
        </w:pPrChange>
      </w:pPr>
      <w:r w:rsidRPr="00F37EF8">
        <w:rPr>
          <w:lang w:val="en-US"/>
        </w:rPr>
        <w:t xml:space="preserve">ways detected with a time delay (Figure 1). </w:t>
      </w:r>
      <w:r>
        <w:t xml:space="preserve">For detecting </w:t>
      </w:r>
      <w:commentRangeStart w:id="119"/>
      <w:r>
        <w:t>reclassification</w:t>
      </w:r>
      <w:commentRangeEnd w:id="119"/>
      <w:r w:rsidR="00F37EF8">
        <w:rPr>
          <w:rStyle w:val="CommentReference"/>
        </w:rPr>
        <w:commentReference w:id="119"/>
      </w:r>
    </w:p>
    <w:p w14:paraId="1F174AEE" w14:textId="77777777" w:rsidR="00694E89" w:rsidRDefault="001438C8">
      <w:pPr>
        <w:spacing w:after="530" w:line="259" w:lineRule="auto"/>
        <w:ind w:left="482" w:right="0" w:firstLine="0"/>
        <w:jc w:val="left"/>
      </w:pPr>
      <w:r>
        <w:rPr>
          <w:noProof/>
        </w:rPr>
        <w:lastRenderedPageBreak/>
        <w:drawing>
          <wp:inline distT="0" distB="0" distL="0" distR="0" wp14:anchorId="047D8DA1" wp14:editId="5FAF0399">
            <wp:extent cx="4806696" cy="4858513"/>
            <wp:effectExtent l="0" t="0" r="0" b="0"/>
            <wp:docPr id="31668" name="Picture 31668"/>
            <wp:cNvGraphicFramePr/>
            <a:graphic xmlns:a="http://schemas.openxmlformats.org/drawingml/2006/main">
              <a:graphicData uri="http://schemas.openxmlformats.org/drawingml/2006/picture">
                <pic:pic xmlns:pic="http://schemas.openxmlformats.org/drawingml/2006/picture">
                  <pic:nvPicPr>
                    <pic:cNvPr id="31668" name="Picture 31668"/>
                    <pic:cNvPicPr/>
                  </pic:nvPicPr>
                  <pic:blipFill>
                    <a:blip r:embed="rId9"/>
                    <a:stretch>
                      <a:fillRect/>
                    </a:stretch>
                  </pic:blipFill>
                  <pic:spPr>
                    <a:xfrm>
                      <a:off x="0" y="0"/>
                      <a:ext cx="4806696" cy="4858513"/>
                    </a:xfrm>
                    <a:prstGeom prst="rect">
                      <a:avLst/>
                    </a:prstGeom>
                  </pic:spPr>
                </pic:pic>
              </a:graphicData>
            </a:graphic>
          </wp:inline>
        </w:drawing>
      </w:r>
    </w:p>
    <w:p w14:paraId="5BA251D8" w14:textId="77777777" w:rsidR="00694E89" w:rsidRPr="00A02A36" w:rsidRDefault="001438C8">
      <w:pPr>
        <w:spacing w:after="17" w:line="375" w:lineRule="auto"/>
        <w:ind w:left="385" w:right="1208"/>
        <w:rPr>
          <w:lang w:val="en-US"/>
        </w:rPr>
      </w:pPr>
      <w:r w:rsidRPr="00A02A36">
        <w:rPr>
          <w:sz w:val="20"/>
          <w:lang w:val="en-US"/>
        </w:rPr>
        <w:t xml:space="preserve">Figure 1: </w:t>
      </w:r>
      <w:r w:rsidRPr="00A02A36">
        <w:rPr>
          <w:b/>
          <w:sz w:val="20"/>
          <w:lang w:val="en-US"/>
        </w:rPr>
        <w:t xml:space="preserve">Trade-off between the number of biopsies and time delay in detecting reclassification (Increase in Gleason grade from 1 to 2 or higher): </w:t>
      </w:r>
      <w:r w:rsidRPr="00A02A36">
        <w:rPr>
          <w:sz w:val="20"/>
          <w:lang w:val="en-US"/>
        </w:rPr>
        <w:t>The true time of reclassification for the patient in this figure is July 2008. When biopsies are scheduled annually (</w:t>
      </w:r>
      <w:r w:rsidRPr="00A02A36">
        <w:rPr>
          <w:b/>
          <w:sz w:val="20"/>
          <w:lang w:val="en-US"/>
        </w:rPr>
        <w:t>Panel A</w:t>
      </w:r>
      <w:r w:rsidRPr="00A02A36">
        <w:rPr>
          <w:sz w:val="20"/>
          <w:lang w:val="en-US"/>
        </w:rPr>
        <w:t>), reclassification is detected in January 2009 with a time delay of six months, and a total of four biopsies are scheduled. When biopsies are scheduled biennially (</w:t>
      </w:r>
      <w:r w:rsidRPr="00A02A36">
        <w:rPr>
          <w:b/>
          <w:sz w:val="20"/>
          <w:lang w:val="en-US"/>
        </w:rPr>
        <w:t>Panel B</w:t>
      </w:r>
      <w:r w:rsidRPr="00A02A36">
        <w:rPr>
          <w:sz w:val="20"/>
          <w:lang w:val="en-US"/>
        </w:rPr>
        <w:t xml:space="preserve">), reclassification is detected in January 2010 with a time delay of 18 months, and a total of three biopsies are scheduled. Since biopsies are conducted periodically, the time of reclassification is observed as an interval. For example, between Jan 2008–Jan 2009 in </w:t>
      </w:r>
      <w:r w:rsidRPr="00A02A36">
        <w:rPr>
          <w:b/>
          <w:sz w:val="20"/>
          <w:lang w:val="en-US"/>
        </w:rPr>
        <w:t xml:space="preserve">Panel A </w:t>
      </w:r>
      <w:r w:rsidRPr="00A02A36">
        <w:rPr>
          <w:sz w:val="20"/>
          <w:lang w:val="en-US"/>
        </w:rPr>
        <w:t xml:space="preserve">and between Jan 2008–Jan 2010 in </w:t>
      </w:r>
      <w:r w:rsidRPr="00A02A36">
        <w:rPr>
          <w:b/>
          <w:sz w:val="20"/>
          <w:lang w:val="en-US"/>
        </w:rPr>
        <w:t>Panel B</w:t>
      </w:r>
      <w:r w:rsidRPr="00A02A36">
        <w:rPr>
          <w:sz w:val="20"/>
          <w:lang w:val="en-US"/>
        </w:rPr>
        <w:t>.</w:t>
      </w:r>
    </w:p>
    <w:p w14:paraId="7D2AACF2" w14:textId="0BD73FF7" w:rsidR="00694E89" w:rsidRDefault="001438C8" w:rsidP="00B93610">
      <w:pPr>
        <w:numPr>
          <w:ilvl w:val="0"/>
          <w:numId w:val="2"/>
        </w:numPr>
        <w:spacing w:after="0" w:line="370" w:lineRule="auto"/>
        <w:ind w:right="1208" w:hanging="677"/>
        <w:rPr>
          <w:lang w:val="en-US"/>
        </w:rPr>
      </w:pPr>
      <w:r w:rsidRPr="00616827">
        <w:rPr>
          <w:lang w:val="en-US"/>
        </w:rPr>
        <w:lastRenderedPageBreak/>
        <w:t>timely, many AS programs schedule fixed and frequent biopsies (e.g., annu</w:t>
      </w:r>
      <w:del w:id="120" w:author="M.J. Roobol - Bouts" w:date="2019-12-05T12:40:00Z">
        <w:r w:rsidRPr="00616827" w:rsidDel="004536EF">
          <w:rPr>
            <w:lang w:val="en-US"/>
          </w:rPr>
          <w:delText>-</w:delText>
        </w:r>
      </w:del>
      <w:r w:rsidRPr="00616827">
        <w:rPr>
          <w:lang w:val="en-US"/>
        </w:rPr>
        <w:t>ally) for all patients [4, 5]. However, this leads to many unnecessary biopsies</w:t>
      </w:r>
      <w:r w:rsidR="00616827" w:rsidRPr="00616827">
        <w:rPr>
          <w:lang w:val="en-US"/>
        </w:rPr>
        <w:t xml:space="preserve"> </w:t>
      </w:r>
      <w:r w:rsidRPr="00616827">
        <w:rPr>
          <w:lang w:val="en-US"/>
        </w:rPr>
        <w:t xml:space="preserve">in slow/non-progressing patients. Biopsies are invasive, </w:t>
      </w:r>
      <w:ins w:id="121" w:author="Anders Bjartell" w:date="2019-12-09T00:12:00Z">
        <w:r w:rsidR="00F37EF8">
          <w:rPr>
            <w:lang w:val="en-US"/>
          </w:rPr>
          <w:t xml:space="preserve">may be </w:t>
        </w:r>
      </w:ins>
      <w:r w:rsidRPr="00616827">
        <w:rPr>
          <w:lang w:val="en-US"/>
        </w:rPr>
        <w:t xml:space="preserve">painful, and </w:t>
      </w:r>
      <w:ins w:id="122" w:author="Anders Bjartell" w:date="2019-12-09T00:12:00Z">
        <w:r w:rsidR="00F37EF8">
          <w:rPr>
            <w:lang w:val="en-US"/>
          </w:rPr>
          <w:t xml:space="preserve">are </w:t>
        </w:r>
      </w:ins>
      <w:r w:rsidRPr="00616827">
        <w:rPr>
          <w:lang w:val="en-US"/>
        </w:rPr>
        <w:t>prone to</w:t>
      </w:r>
      <w:r w:rsidR="00616827" w:rsidRPr="00616827">
        <w:rPr>
          <w:lang w:val="en-US"/>
        </w:rPr>
        <w:t xml:space="preserve"> </w:t>
      </w:r>
      <w:r w:rsidRPr="00616827">
        <w:rPr>
          <w:lang w:val="en-US"/>
        </w:rPr>
        <w:t>medical complications</w:t>
      </w:r>
      <w:ins w:id="123" w:author="Anders Bjartell" w:date="2019-12-09T00:13:00Z">
        <w:r w:rsidR="00F37EF8">
          <w:rPr>
            <w:lang w:val="en-US"/>
          </w:rPr>
          <w:t xml:space="preserve"> such as bleeding and septicemia</w:t>
        </w:r>
      </w:ins>
      <w:r w:rsidRPr="00616827">
        <w:rPr>
          <w:lang w:val="en-US"/>
        </w:rPr>
        <w:t>. Thus, biopsy burden and patient non-compliance to</w:t>
      </w:r>
      <w:r w:rsidR="00616827" w:rsidRPr="00616827">
        <w:rPr>
          <w:lang w:val="en-US"/>
        </w:rPr>
        <w:t xml:space="preserve"> </w:t>
      </w:r>
      <w:r w:rsidRPr="00616827">
        <w:rPr>
          <w:lang w:val="en-US"/>
        </w:rPr>
        <w:t>frequent biopsies [6] has raised concerns reg</w:t>
      </w:r>
      <w:r w:rsidR="00616827" w:rsidRPr="00616827">
        <w:rPr>
          <w:lang w:val="en-US"/>
        </w:rPr>
        <w:t>arding the optimal biopsy sched</w:t>
      </w:r>
      <w:r w:rsidRPr="00616827">
        <w:rPr>
          <w:lang w:val="en-US"/>
        </w:rPr>
        <w:t>ule [7, 8]. To this end, infrequent schedules such as biennial biopsies have</w:t>
      </w:r>
      <w:r w:rsidR="00616827" w:rsidRPr="00616827">
        <w:rPr>
          <w:lang w:val="en-US"/>
        </w:rPr>
        <w:t xml:space="preserve"> </w:t>
      </w:r>
      <w:r w:rsidRPr="00616827">
        <w:rPr>
          <w:lang w:val="en-US"/>
        </w:rPr>
        <w:t>been proposed as an alternative [7, 9]. Although, biennial biopsies may still</w:t>
      </w:r>
      <w:r w:rsidR="00616827" w:rsidRPr="00616827">
        <w:rPr>
          <w:lang w:val="en-US"/>
        </w:rPr>
        <w:t xml:space="preserve"> </w:t>
      </w:r>
      <w:r w:rsidRPr="00616827">
        <w:rPr>
          <w:lang w:val="en-US"/>
        </w:rPr>
        <w:t>lead to five unnecessary biopsies over ten years (current study period of large</w:t>
      </w:r>
      <w:r w:rsidR="00616827" w:rsidRPr="00616827">
        <w:rPr>
          <w:lang w:val="en-US"/>
        </w:rPr>
        <w:t xml:space="preserve"> </w:t>
      </w:r>
      <w:r w:rsidRPr="00616827">
        <w:rPr>
          <w:lang w:val="en-US"/>
        </w:rPr>
        <w:t>AS programs) for slow/non-progressing patients. A promising alternative</w:t>
      </w:r>
      <w:r w:rsidR="00616827">
        <w:rPr>
          <w:lang w:val="en-US"/>
        </w:rPr>
        <w:t xml:space="preserve"> </w:t>
      </w:r>
      <w:r w:rsidRPr="00616827">
        <w:rPr>
          <w:lang w:val="en-US"/>
        </w:rPr>
        <w:t xml:space="preserve">to fixed and frequent biopsies is personalized biopsy schedules based on the </w:t>
      </w:r>
      <w:r w:rsidRPr="00616827">
        <w:rPr>
          <w:rFonts w:ascii="Calibri" w:eastAsia="Calibri" w:hAnsi="Calibri" w:cs="Calibri"/>
          <w:sz w:val="12"/>
          <w:lang w:val="en-US"/>
        </w:rPr>
        <w:t xml:space="preserve">22 </w:t>
      </w:r>
      <w:r w:rsidRPr="00616827">
        <w:rPr>
          <w:lang w:val="en-US"/>
        </w:rPr>
        <w:t>patient-specific risk of reclassification (Figure 2).</w:t>
      </w:r>
    </w:p>
    <w:p w14:paraId="6939CC2D" w14:textId="77777777" w:rsidR="00616827" w:rsidRPr="00616827" w:rsidRDefault="00616827" w:rsidP="00B93610">
      <w:pPr>
        <w:numPr>
          <w:ilvl w:val="0"/>
          <w:numId w:val="2"/>
        </w:numPr>
        <w:spacing w:after="0" w:line="370" w:lineRule="auto"/>
        <w:ind w:right="1208" w:hanging="677"/>
        <w:rPr>
          <w:lang w:val="en-US"/>
        </w:rPr>
      </w:pPr>
    </w:p>
    <w:p w14:paraId="695ADBBF" w14:textId="729493AE" w:rsidR="00694E89" w:rsidRPr="00A02A36" w:rsidDel="00F37EF8" w:rsidRDefault="001438C8">
      <w:pPr>
        <w:numPr>
          <w:ilvl w:val="0"/>
          <w:numId w:val="3"/>
        </w:numPr>
        <w:spacing w:before="40"/>
        <w:ind w:left="1354" w:right="1208" w:hanging="677"/>
        <w:rPr>
          <w:del w:id="124" w:author="Anders Bjartell" w:date="2019-12-09T00:13:00Z"/>
          <w:lang w:val="en-US"/>
        </w:rPr>
        <w:pPrChange w:id="125" w:author="Anders Bjartell" w:date="2019-12-09T00:14:00Z">
          <w:pPr>
            <w:numPr>
              <w:numId w:val="3"/>
            </w:numPr>
            <w:spacing w:before="40"/>
            <w:ind w:left="677" w:right="1208" w:hanging="677"/>
          </w:pPr>
        </w:pPrChange>
      </w:pPr>
      <w:r w:rsidRPr="00F37EF8">
        <w:rPr>
          <w:lang w:val="en-US"/>
        </w:rPr>
        <w:t>The first challenge in developing personalized biopsy schedules is consol</w:t>
      </w:r>
      <w:del w:id="126" w:author="Anders Bjartell" w:date="2019-12-09T00:14:00Z">
        <w:r w:rsidRPr="00F37EF8" w:rsidDel="00F37EF8">
          <w:rPr>
            <w:lang w:val="en-US"/>
          </w:rPr>
          <w:delText>-</w:delText>
        </w:r>
      </w:del>
    </w:p>
    <w:p w14:paraId="5DAD22D3" w14:textId="61C9EF7A" w:rsidR="00694E89" w:rsidRPr="00F37EF8" w:rsidDel="00F37EF8" w:rsidRDefault="001438C8">
      <w:pPr>
        <w:spacing w:before="40"/>
        <w:ind w:left="677" w:right="1208" w:firstLine="0"/>
        <w:rPr>
          <w:del w:id="127" w:author="Anders Bjartell" w:date="2019-12-09T00:14:00Z"/>
          <w:lang w:val="en-US"/>
        </w:rPr>
        <w:pPrChange w:id="128" w:author="Anders Bjartell" w:date="2019-12-09T00:14:00Z">
          <w:pPr>
            <w:numPr>
              <w:numId w:val="3"/>
            </w:numPr>
            <w:spacing w:before="40"/>
            <w:ind w:left="677" w:right="1208" w:hanging="677"/>
          </w:pPr>
        </w:pPrChange>
      </w:pPr>
      <w:r w:rsidRPr="00F37EF8">
        <w:rPr>
          <w:lang w:val="en-US"/>
        </w:rPr>
        <w:t>idating accumulated patient data (e.g., PSA, previous biopsy results) into</w:t>
      </w:r>
    </w:p>
    <w:p w14:paraId="561DDCD5" w14:textId="1AF51335" w:rsidR="00694E89" w:rsidRDefault="00F37EF8">
      <w:pPr>
        <w:spacing w:before="40"/>
        <w:ind w:left="677" w:right="1208" w:firstLine="0"/>
        <w:rPr>
          <w:lang w:val="en-US"/>
        </w:rPr>
        <w:pPrChange w:id="129" w:author="Anders Bjartell" w:date="2019-12-09T00:14:00Z">
          <w:pPr>
            <w:numPr>
              <w:numId w:val="3"/>
            </w:numPr>
            <w:spacing w:before="40" w:after="153"/>
            <w:ind w:left="677" w:right="1208" w:hanging="677"/>
          </w:pPr>
        </w:pPrChange>
      </w:pPr>
      <w:ins w:id="130" w:author="Anders Bjartell" w:date="2019-12-09T00:14:00Z">
        <w:r>
          <w:rPr>
            <w:lang w:val="en-US"/>
          </w:rPr>
          <w:t xml:space="preserve"> </w:t>
        </w:r>
      </w:ins>
      <w:r w:rsidR="001438C8" w:rsidRPr="00616827">
        <w:rPr>
          <w:lang w:val="en-US"/>
        </w:rPr>
        <w:t>risk estimates for reclassification. Existing calcu</w:t>
      </w:r>
      <w:r w:rsidR="00616827" w:rsidRPr="00616827">
        <w:rPr>
          <w:lang w:val="en-US"/>
        </w:rPr>
        <w:t>lators for risk of reclassifica</w:t>
      </w:r>
      <w:r w:rsidR="001438C8" w:rsidRPr="00616827">
        <w:rPr>
          <w:lang w:val="en-US"/>
        </w:rPr>
        <w:t>tion [10, 11] use only the latest PSA measurement of a patient. In contrast,</w:t>
      </w:r>
      <w:r w:rsidR="00616827" w:rsidRPr="00616827">
        <w:rPr>
          <w:lang w:val="en-US"/>
        </w:rPr>
        <w:t xml:space="preserve"> </w:t>
      </w:r>
      <w:r w:rsidR="001438C8" w:rsidRPr="00616827">
        <w:rPr>
          <w:lang w:val="en-US"/>
        </w:rPr>
        <w:t>we intend to utilize all repeated measurem</w:t>
      </w:r>
      <w:r w:rsidR="00616827" w:rsidRPr="00616827">
        <w:rPr>
          <w:lang w:val="en-US"/>
        </w:rPr>
        <w:t>ents of PSA, previous biopsy re</w:t>
      </w:r>
      <w:r w:rsidR="001438C8" w:rsidRPr="00616827">
        <w:rPr>
          <w:lang w:val="en-US"/>
        </w:rPr>
        <w:t>sults, and baseline characteristics of a patient. To this end, a suitable model</w:t>
      </w:r>
      <w:r w:rsidR="00616827" w:rsidRPr="00616827">
        <w:rPr>
          <w:lang w:val="en-US"/>
        </w:rPr>
        <w:t xml:space="preserve"> </w:t>
      </w:r>
      <w:r w:rsidR="001438C8" w:rsidRPr="00616827">
        <w:rPr>
          <w:lang w:val="en-US"/>
        </w:rPr>
        <w:t>is the joint model for time-to-event and longitudinal data [12, 13, 14]. A</w:t>
      </w:r>
      <w:r w:rsidR="00616827" w:rsidRPr="00616827">
        <w:rPr>
          <w:lang w:val="en-US"/>
        </w:rPr>
        <w:t xml:space="preserve"> </w:t>
      </w:r>
      <w:r w:rsidR="001438C8" w:rsidRPr="00616827">
        <w:rPr>
          <w:lang w:val="en-US"/>
        </w:rPr>
        <w:t xml:space="preserve">joint model predicts risk of reclassification </w:t>
      </w:r>
      <w:r w:rsidR="00616827" w:rsidRPr="00616827">
        <w:rPr>
          <w:lang w:val="en-US"/>
        </w:rPr>
        <w:t>in a personalized manner. A sub</w:t>
      </w:r>
      <w:r w:rsidR="001438C8" w:rsidRPr="00616827">
        <w:rPr>
          <w:lang w:val="en-US"/>
        </w:rPr>
        <w:t>sequent challenge, however, is translating risks into clinical decisions. For</w:t>
      </w:r>
      <w:r w:rsidR="00616827" w:rsidRPr="00616827">
        <w:rPr>
          <w:lang w:val="en-US"/>
        </w:rPr>
        <w:t xml:space="preserve"> </w:t>
      </w:r>
      <w:r w:rsidR="001438C8" w:rsidRPr="00616827">
        <w:rPr>
          <w:lang w:val="en-US"/>
        </w:rPr>
        <w:t>example, a 10% risk of reclassification can be perceived high/low depending</w:t>
      </w:r>
      <w:r w:rsidR="00616827" w:rsidRPr="00616827">
        <w:rPr>
          <w:lang w:val="en-US"/>
        </w:rPr>
        <w:t xml:space="preserve"> </w:t>
      </w:r>
      <w:r w:rsidR="001438C8" w:rsidRPr="00616827">
        <w:rPr>
          <w:lang w:val="en-US"/>
        </w:rPr>
        <w:t>upon the patient age. Patients may also weigh risks of reclassification with</w:t>
      </w:r>
      <w:r w:rsidR="00616827" w:rsidRPr="00616827">
        <w:rPr>
          <w:lang w:val="en-US"/>
        </w:rPr>
        <w:t xml:space="preserve"> </w:t>
      </w:r>
      <w:r w:rsidR="001438C8" w:rsidRPr="00616827">
        <w:rPr>
          <w:lang w:val="en-US"/>
        </w:rPr>
        <w:t xml:space="preserve">the potential </w:t>
      </w:r>
      <w:r w:rsidR="001438C8" w:rsidRPr="00616827">
        <w:rPr>
          <w:i/>
          <w:lang w:val="en-US"/>
        </w:rPr>
        <w:t xml:space="preserve">consequences </w:t>
      </w:r>
      <w:r w:rsidR="001438C8" w:rsidRPr="00616827">
        <w:rPr>
          <w:lang w:val="en-US"/>
        </w:rPr>
        <w:t xml:space="preserve">of another biopsy. Two relevant </w:t>
      </w:r>
      <w:r w:rsidR="001438C8" w:rsidRPr="00616827">
        <w:rPr>
          <w:i/>
          <w:lang w:val="en-US"/>
        </w:rPr>
        <w:t xml:space="preserve">consequences </w:t>
      </w:r>
      <w:r w:rsidR="001438C8" w:rsidRPr="00616827">
        <w:rPr>
          <w:lang w:val="en-US"/>
        </w:rPr>
        <w:t>of</w:t>
      </w:r>
      <w:r w:rsidR="00616827" w:rsidRPr="00616827">
        <w:rPr>
          <w:lang w:val="en-US"/>
        </w:rPr>
        <w:t xml:space="preserve"> </w:t>
      </w:r>
      <w:r w:rsidR="001438C8" w:rsidRPr="00616827">
        <w:rPr>
          <w:lang w:val="en-US"/>
        </w:rPr>
        <w:t>biopsies (Figure 1) are the timing and total number of biopsies (burden),</w:t>
      </w:r>
      <w:r w:rsidR="00616827">
        <w:rPr>
          <w:lang w:val="en-US"/>
        </w:rPr>
        <w:t xml:space="preserve"> </w:t>
      </w:r>
      <w:r w:rsidR="001438C8" w:rsidRPr="00616827">
        <w:rPr>
          <w:lang w:val="en-US"/>
        </w:rPr>
        <w:t>and the time delay in detecting reclassification (smaller is beneficial). The</w:t>
      </w:r>
      <w:r w:rsidR="00616827">
        <w:rPr>
          <w:lang w:val="en-US"/>
        </w:rPr>
        <w:t xml:space="preserve"> </w:t>
      </w:r>
      <w:r w:rsidR="00616827" w:rsidRPr="00A02A36">
        <w:rPr>
          <w:lang w:val="en-US"/>
        </w:rPr>
        <w:t xml:space="preserve">relative importance of these </w:t>
      </w:r>
      <w:r w:rsidR="00616827" w:rsidRPr="00A02A36">
        <w:rPr>
          <w:i/>
          <w:lang w:val="en-US"/>
        </w:rPr>
        <w:t xml:space="preserve">consequences </w:t>
      </w:r>
      <w:r w:rsidR="00616827" w:rsidRPr="00A02A36">
        <w:rPr>
          <w:lang w:val="en-US"/>
        </w:rPr>
        <w:t xml:space="preserve">can vary between the patients, and </w:t>
      </w:r>
      <w:r w:rsidR="00616827" w:rsidRPr="00A02A36">
        <w:rPr>
          <w:rFonts w:ascii="Calibri" w:eastAsia="Calibri" w:hAnsi="Calibri" w:cs="Calibri"/>
          <w:sz w:val="12"/>
          <w:lang w:val="en-US"/>
        </w:rPr>
        <w:t xml:space="preserve">38 </w:t>
      </w:r>
      <w:r w:rsidR="00616827" w:rsidRPr="00A02A36">
        <w:rPr>
          <w:lang w:val="en-US"/>
        </w:rPr>
        <w:t>also over the follow-up period for the same patient.</w:t>
      </w:r>
    </w:p>
    <w:p w14:paraId="52ADAB99" w14:textId="77777777" w:rsidR="00616827" w:rsidRDefault="00616827" w:rsidP="00616827">
      <w:pPr>
        <w:spacing w:after="153"/>
        <w:ind w:right="1208"/>
        <w:rPr>
          <w:lang w:val="en-US"/>
        </w:rPr>
      </w:pPr>
    </w:p>
    <w:p w14:paraId="6B9CECB6" w14:textId="77777777" w:rsidR="00616827" w:rsidRPr="00616827" w:rsidRDefault="00616827" w:rsidP="00616827">
      <w:pPr>
        <w:spacing w:after="153"/>
        <w:ind w:right="1208"/>
        <w:rPr>
          <w:lang w:val="en-US"/>
        </w:rPr>
      </w:pPr>
    </w:p>
    <w:p w14:paraId="7E32040A" w14:textId="77777777" w:rsidR="00694E89" w:rsidRPr="00A02A36" w:rsidRDefault="001438C8">
      <w:pPr>
        <w:spacing w:after="0" w:line="259" w:lineRule="auto"/>
        <w:ind w:left="475" w:right="0" w:firstLine="0"/>
        <w:jc w:val="left"/>
        <w:rPr>
          <w:lang w:val="en-US"/>
        </w:rPr>
      </w:pPr>
      <w:r w:rsidRPr="00A02A36">
        <w:rPr>
          <w:rFonts w:ascii="Arial" w:eastAsia="Arial" w:hAnsi="Arial" w:cs="Arial"/>
          <w:b/>
          <w:lang w:val="en-US"/>
        </w:rPr>
        <w:t xml:space="preserve">A </w:t>
      </w:r>
      <w:r w:rsidRPr="00A02A36">
        <w:rPr>
          <w:rFonts w:ascii="Arial" w:eastAsia="Arial" w:hAnsi="Arial" w:cs="Arial"/>
          <w:lang w:val="en-US"/>
        </w:rPr>
        <w:t>Should a biopsy be conducted at current visit?</w:t>
      </w:r>
    </w:p>
    <w:p w14:paraId="5FD1F2A2" w14:textId="77777777" w:rsidR="00694E89" w:rsidRDefault="001438C8">
      <w:pPr>
        <w:spacing w:after="424" w:line="259" w:lineRule="auto"/>
        <w:ind w:left="475" w:right="0" w:firstLine="0"/>
        <w:jc w:val="left"/>
      </w:pPr>
      <w:r>
        <w:rPr>
          <w:noProof/>
        </w:rPr>
        <w:drawing>
          <wp:inline distT="0" distB="0" distL="0" distR="0" wp14:anchorId="5829E191" wp14:editId="59BF6179">
            <wp:extent cx="4815840" cy="3971545"/>
            <wp:effectExtent l="0" t="0" r="0" b="0"/>
            <wp:docPr id="31670" name="Picture 31670"/>
            <wp:cNvGraphicFramePr/>
            <a:graphic xmlns:a="http://schemas.openxmlformats.org/drawingml/2006/main">
              <a:graphicData uri="http://schemas.openxmlformats.org/drawingml/2006/picture">
                <pic:pic xmlns:pic="http://schemas.openxmlformats.org/drawingml/2006/picture">
                  <pic:nvPicPr>
                    <pic:cNvPr id="31670" name="Picture 31670"/>
                    <pic:cNvPicPr/>
                  </pic:nvPicPr>
                  <pic:blipFill>
                    <a:blip r:embed="rId10"/>
                    <a:stretch>
                      <a:fillRect/>
                    </a:stretch>
                  </pic:blipFill>
                  <pic:spPr>
                    <a:xfrm>
                      <a:off x="0" y="0"/>
                      <a:ext cx="4815840" cy="3971545"/>
                    </a:xfrm>
                    <a:prstGeom prst="rect">
                      <a:avLst/>
                    </a:prstGeom>
                  </pic:spPr>
                </pic:pic>
              </a:graphicData>
            </a:graphic>
          </wp:inline>
        </w:drawing>
      </w:r>
    </w:p>
    <w:p w14:paraId="14562C90" w14:textId="77777777" w:rsidR="00694E89" w:rsidRPr="00A02A36" w:rsidRDefault="001438C8">
      <w:pPr>
        <w:spacing w:after="17" w:line="375" w:lineRule="auto"/>
        <w:ind w:left="385" w:right="1208"/>
        <w:rPr>
          <w:lang w:val="en-US"/>
        </w:rPr>
      </w:pPr>
      <w:r w:rsidRPr="00A02A36">
        <w:rPr>
          <w:sz w:val="20"/>
          <w:lang w:val="en-US"/>
        </w:rPr>
        <w:t xml:space="preserve">Figure 2: </w:t>
      </w:r>
      <w:r w:rsidRPr="00A02A36">
        <w:rPr>
          <w:b/>
          <w:sz w:val="20"/>
          <w:lang w:val="en-US"/>
        </w:rPr>
        <w:t>Motivation for personalized risk-based decisions of biopsy</w:t>
      </w:r>
      <w:r w:rsidRPr="00A02A36">
        <w:rPr>
          <w:sz w:val="20"/>
          <w:lang w:val="en-US"/>
        </w:rPr>
        <w:t>: Patient A (</w:t>
      </w:r>
      <w:r w:rsidRPr="00A02A36">
        <w:rPr>
          <w:b/>
          <w:sz w:val="20"/>
          <w:lang w:val="en-US"/>
        </w:rPr>
        <w:t>Panel A</w:t>
      </w:r>
      <w:r w:rsidRPr="00A02A36">
        <w:rPr>
          <w:sz w:val="20"/>
          <w:lang w:val="en-US"/>
        </w:rPr>
        <w:t>) and B (</w:t>
      </w:r>
      <w:r w:rsidRPr="00A02A36">
        <w:rPr>
          <w:b/>
          <w:sz w:val="20"/>
          <w:lang w:val="en-US"/>
        </w:rPr>
        <w:t>Panel B</w:t>
      </w:r>
      <w:r w:rsidRPr="00A02A36">
        <w:rPr>
          <w:sz w:val="20"/>
          <w:lang w:val="en-US"/>
        </w:rPr>
        <w:t>) had their latest biopsy at year one of follow-up (green vertical line). Patient A’s prostate-specific antigen (PSA) profile remained stable until his current visit at year three, whereas patient B’s profile has shown a rise. Consequently, patient B’s cumulative risk of reclassification at the current visit (year three) is higher than that of patient A. This makes patient B a more suitable candidate for biopsy than Patient A.</w:t>
      </w:r>
    </w:p>
    <w:p w14:paraId="48F83F84" w14:textId="77777777" w:rsidR="00694E89" w:rsidRPr="00A02A36" w:rsidRDefault="001438C8">
      <w:pPr>
        <w:spacing w:after="17"/>
        <w:ind w:left="385" w:right="1208"/>
        <w:rPr>
          <w:lang w:val="en-US"/>
        </w:rPr>
      </w:pPr>
      <w:r w:rsidRPr="00A02A36">
        <w:rPr>
          <w:sz w:val="20"/>
          <w:lang w:val="en-US"/>
        </w:rPr>
        <w:t>Risk estimates in this figure are only illustrative.</w:t>
      </w:r>
    </w:p>
    <w:p w14:paraId="76A9956C" w14:textId="77777777" w:rsidR="00616827" w:rsidRDefault="00616827">
      <w:pPr>
        <w:spacing w:after="0" w:line="380" w:lineRule="auto"/>
        <w:ind w:left="-5" w:right="1208"/>
        <w:rPr>
          <w:rFonts w:ascii="Calibri" w:eastAsia="Calibri" w:hAnsi="Calibri" w:cs="Calibri"/>
          <w:sz w:val="12"/>
          <w:lang w:val="en-US"/>
        </w:rPr>
      </w:pPr>
    </w:p>
    <w:p w14:paraId="62D654B5" w14:textId="77777777" w:rsidR="00616827" w:rsidRDefault="001438C8" w:rsidP="00616827">
      <w:pPr>
        <w:spacing w:after="0" w:line="380" w:lineRule="auto"/>
        <w:ind w:left="-5" w:right="1208"/>
        <w:rPr>
          <w:lang w:val="en-US"/>
        </w:rPr>
      </w:pPr>
      <w:r w:rsidRPr="00A02A36">
        <w:rPr>
          <w:rFonts w:ascii="Calibri" w:eastAsia="Calibri" w:hAnsi="Calibri" w:cs="Calibri"/>
          <w:sz w:val="12"/>
          <w:lang w:val="en-US"/>
        </w:rPr>
        <w:t xml:space="preserve">37 </w:t>
      </w:r>
    </w:p>
    <w:p w14:paraId="537C82FD" w14:textId="77777777" w:rsidR="00616827" w:rsidRDefault="00616827" w:rsidP="00616827">
      <w:pPr>
        <w:spacing w:after="0" w:line="380" w:lineRule="auto"/>
        <w:ind w:left="-5" w:right="1208"/>
        <w:rPr>
          <w:lang w:val="en-US"/>
        </w:rPr>
      </w:pPr>
    </w:p>
    <w:p w14:paraId="6AB9F894" w14:textId="77777777" w:rsidR="00616827" w:rsidRDefault="00616827" w:rsidP="00616827">
      <w:pPr>
        <w:spacing w:after="0" w:line="380" w:lineRule="auto"/>
        <w:ind w:left="-5" w:right="1208"/>
        <w:rPr>
          <w:lang w:val="en-US"/>
        </w:rPr>
      </w:pPr>
    </w:p>
    <w:p w14:paraId="7B822958" w14:textId="7C89ED6E" w:rsidR="00694E89" w:rsidRPr="00A02A36" w:rsidRDefault="001438C8" w:rsidP="00616827">
      <w:pPr>
        <w:spacing w:after="0" w:line="380" w:lineRule="auto"/>
        <w:ind w:left="-5" w:right="1208"/>
        <w:rPr>
          <w:lang w:val="en-US"/>
        </w:rPr>
      </w:pPr>
      <w:r w:rsidRPr="00A02A36">
        <w:rPr>
          <w:lang w:val="en-US"/>
        </w:rPr>
        <w:t>The goal of this work is to create a web-application f</w:t>
      </w:r>
      <w:r w:rsidR="00616827">
        <w:rPr>
          <w:lang w:val="en-US"/>
        </w:rPr>
        <w:t>or assisting pa</w:t>
      </w:r>
      <w:r w:rsidRPr="00A02A36">
        <w:rPr>
          <w:lang w:val="en-US"/>
        </w:rPr>
        <w:t>tients/doctors in making better biopsy deci</w:t>
      </w:r>
      <w:r w:rsidR="00616827">
        <w:rPr>
          <w:lang w:val="en-US"/>
        </w:rPr>
        <w:t xml:space="preserve">sions during AS than fixed </w:t>
      </w:r>
      <w:ins w:id="131" w:author="Anders Bjartell" w:date="2019-12-09T00:16:00Z">
        <w:r w:rsidR="006064AD">
          <w:rPr>
            <w:lang w:val="en-US"/>
          </w:rPr>
          <w:t>re-</w:t>
        </w:r>
      </w:ins>
      <w:commentRangeStart w:id="132"/>
      <w:r w:rsidR="00616827">
        <w:rPr>
          <w:lang w:val="en-US"/>
        </w:rPr>
        <w:t>biop</w:t>
      </w:r>
      <w:r w:rsidRPr="00A02A36">
        <w:rPr>
          <w:lang w:val="en-US"/>
        </w:rPr>
        <w:t>sies</w:t>
      </w:r>
      <w:commentRangeEnd w:id="132"/>
      <w:r w:rsidR="004536EF">
        <w:rPr>
          <w:rStyle w:val="CommentReference"/>
        </w:rPr>
        <w:commentReference w:id="132"/>
      </w:r>
      <w:r w:rsidRPr="00A02A36">
        <w:rPr>
          <w:lang w:val="en-US"/>
        </w:rPr>
        <w:t>. Using this web-application, we intend to provide patients their current</w:t>
      </w:r>
      <w:r w:rsidR="00616827">
        <w:rPr>
          <w:lang w:val="en-US"/>
        </w:rPr>
        <w:t xml:space="preserve"> </w:t>
      </w:r>
      <w:r w:rsidRPr="00A02A36">
        <w:rPr>
          <w:lang w:val="en-US"/>
        </w:rPr>
        <w:t xml:space="preserve">and future personalized risk of reclassification and risk-based personalized </w:t>
      </w:r>
      <w:r w:rsidRPr="00A02A36">
        <w:rPr>
          <w:rFonts w:ascii="Calibri" w:eastAsia="Calibri" w:hAnsi="Calibri" w:cs="Calibri"/>
          <w:sz w:val="12"/>
          <w:lang w:val="en-US"/>
        </w:rPr>
        <w:t xml:space="preserve">43 </w:t>
      </w:r>
      <w:r w:rsidRPr="00A02A36">
        <w:rPr>
          <w:lang w:val="en-US"/>
        </w:rPr>
        <w:t xml:space="preserve">biopsy schedules. </w:t>
      </w:r>
      <w:r w:rsidRPr="00616827">
        <w:rPr>
          <w:lang w:val="en-US"/>
        </w:rPr>
        <w:t>To facilitate shared decision making of biopsy schedules,</w:t>
      </w:r>
      <w:r w:rsidR="00616827">
        <w:rPr>
          <w:lang w:val="en-US"/>
        </w:rPr>
        <w:t xml:space="preserve"> </w:t>
      </w:r>
      <w:r w:rsidRPr="00A02A36">
        <w:rPr>
          <w:lang w:val="en-US"/>
        </w:rPr>
        <w:t xml:space="preserve">we also aim to provide quantitative estimates of </w:t>
      </w:r>
      <w:r w:rsidRPr="00A02A36">
        <w:rPr>
          <w:i/>
          <w:lang w:val="en-US"/>
        </w:rPr>
        <w:t xml:space="preserve">consequences </w:t>
      </w:r>
      <w:r w:rsidR="00616827">
        <w:rPr>
          <w:lang w:val="en-US"/>
        </w:rPr>
        <w:t>for both per</w:t>
      </w:r>
      <w:r w:rsidRPr="00A02A36">
        <w:rPr>
          <w:lang w:val="en-US"/>
        </w:rPr>
        <w:t xml:space="preserve">sonalized and fixed schedules. In order to reach a large number of </w:t>
      </w:r>
      <w:commentRangeStart w:id="133"/>
      <w:r w:rsidRPr="00A02A36">
        <w:rPr>
          <w:lang w:val="en-US"/>
        </w:rPr>
        <w:t>patients</w:t>
      </w:r>
      <w:commentRangeEnd w:id="133"/>
      <w:r w:rsidR="004536EF">
        <w:rPr>
          <w:rStyle w:val="CommentReference"/>
        </w:rPr>
        <w:commentReference w:id="133"/>
      </w:r>
      <w:r w:rsidRPr="00A02A36">
        <w:rPr>
          <w:lang w:val="en-US"/>
        </w:rPr>
        <w:t>,</w:t>
      </w:r>
      <w:r w:rsidR="00616827">
        <w:rPr>
          <w:lang w:val="en-US"/>
        </w:rPr>
        <w:t xml:space="preserve"> </w:t>
      </w:r>
      <w:r w:rsidRPr="00A02A36">
        <w:rPr>
          <w:lang w:val="en-US"/>
        </w:rPr>
        <w:t>we will use the world’s largest AS dataset PRIAS, and Global Action Plan</w:t>
      </w:r>
      <w:r w:rsidR="00616827">
        <w:rPr>
          <w:lang w:val="en-US"/>
        </w:rPr>
        <w:t xml:space="preserve"> </w:t>
      </w:r>
      <w:r w:rsidRPr="00A02A36">
        <w:rPr>
          <w:lang w:val="en-US"/>
        </w:rPr>
        <w:t xml:space="preserve">Prostate Cancer Active Surveillance’s (GAP3) largest five AS datasets, for </w:t>
      </w:r>
      <w:r w:rsidRPr="00A02A36">
        <w:rPr>
          <w:rFonts w:ascii="Calibri" w:eastAsia="Calibri" w:hAnsi="Calibri" w:cs="Calibri"/>
          <w:sz w:val="12"/>
          <w:lang w:val="en-US"/>
        </w:rPr>
        <w:t xml:space="preserve">48 </w:t>
      </w:r>
      <w:r w:rsidRPr="00A02A36">
        <w:rPr>
          <w:lang w:val="en-US"/>
        </w:rPr>
        <w:t>development and validation, respectively.</w:t>
      </w:r>
    </w:p>
    <w:p w14:paraId="4B78FE2B" w14:textId="77777777" w:rsidR="00694E89" w:rsidRDefault="001438C8">
      <w:pPr>
        <w:spacing w:after="310" w:line="261" w:lineRule="auto"/>
        <w:ind w:left="-5" w:right="0"/>
        <w:jc w:val="left"/>
      </w:pPr>
      <w:r>
        <w:rPr>
          <w:rFonts w:ascii="Calibri" w:eastAsia="Calibri" w:hAnsi="Calibri" w:cs="Calibri"/>
          <w:sz w:val="12"/>
        </w:rPr>
        <w:t xml:space="preserve">49 </w:t>
      </w:r>
      <w:r>
        <w:rPr>
          <w:b/>
        </w:rPr>
        <w:t>2. Patients and Methods</w:t>
      </w:r>
    </w:p>
    <w:p w14:paraId="7BBB925B" w14:textId="77777777" w:rsidR="00694E89" w:rsidRDefault="001438C8">
      <w:pPr>
        <w:pStyle w:val="Heading1"/>
        <w:tabs>
          <w:tab w:val="center" w:pos="1318"/>
        </w:tabs>
        <w:ind w:left="-15" w:firstLine="0"/>
      </w:pPr>
      <w:r>
        <w:rPr>
          <w:rFonts w:ascii="Calibri" w:eastAsia="Calibri" w:hAnsi="Calibri" w:cs="Calibri"/>
          <w:i w:val="0"/>
          <w:sz w:val="12"/>
        </w:rPr>
        <w:t>50</w:t>
      </w:r>
      <w:r>
        <w:rPr>
          <w:rFonts w:ascii="Calibri" w:eastAsia="Calibri" w:hAnsi="Calibri" w:cs="Calibri"/>
          <w:i w:val="0"/>
          <w:sz w:val="12"/>
        </w:rPr>
        <w:tab/>
      </w:r>
      <w:r>
        <w:t>2.1. Study Cohort</w:t>
      </w:r>
    </w:p>
    <w:p w14:paraId="65EAABFC" w14:textId="77777777" w:rsidR="00694E89" w:rsidRPr="00A02A36" w:rsidRDefault="001438C8">
      <w:pPr>
        <w:numPr>
          <w:ilvl w:val="0"/>
          <w:numId w:val="6"/>
        </w:numPr>
        <w:ind w:right="1208" w:hanging="677"/>
        <w:rPr>
          <w:lang w:val="en-US"/>
        </w:rPr>
      </w:pPr>
      <w:r w:rsidRPr="00A02A36">
        <w:rPr>
          <w:lang w:val="en-US"/>
        </w:rPr>
        <w:t>For developing a statistical model to power our web-application, we used</w:t>
      </w:r>
    </w:p>
    <w:p w14:paraId="76D4D75B" w14:textId="23FF07DA" w:rsidR="00694E89" w:rsidDel="006064AD" w:rsidRDefault="001438C8">
      <w:pPr>
        <w:numPr>
          <w:ilvl w:val="0"/>
          <w:numId w:val="7"/>
        </w:numPr>
        <w:spacing w:after="26" w:line="373" w:lineRule="auto"/>
        <w:ind w:right="1208" w:hanging="677"/>
        <w:rPr>
          <w:del w:id="134" w:author="Anders Bjartell" w:date="2019-12-09T00:17:00Z"/>
        </w:rPr>
        <w:pPrChange w:id="135" w:author="Anders Bjartell" w:date="2019-12-09T00:17:00Z">
          <w:pPr>
            <w:numPr>
              <w:numId w:val="6"/>
            </w:numPr>
            <w:ind w:left="677" w:right="1208" w:hanging="677"/>
          </w:pPr>
        </w:pPrChange>
      </w:pPr>
      <w:r w:rsidRPr="006064AD">
        <w:rPr>
          <w:lang w:val="en-US"/>
        </w:rPr>
        <w:t xml:space="preserve">the Prostate Cancer International Active Surveillance (PRIAS) database. </w:t>
      </w:r>
      <w:r>
        <w:t>It</w:t>
      </w:r>
    </w:p>
    <w:p w14:paraId="5E56C514" w14:textId="09DD0D31" w:rsidR="008E6350" w:rsidRPr="006064AD" w:rsidRDefault="006064AD" w:rsidP="006064AD">
      <w:pPr>
        <w:numPr>
          <w:ilvl w:val="0"/>
          <w:numId w:val="7"/>
        </w:numPr>
        <w:spacing w:after="26" w:line="373" w:lineRule="auto"/>
        <w:ind w:right="1208" w:hanging="677"/>
        <w:rPr>
          <w:lang w:val="en-US"/>
        </w:rPr>
      </w:pPr>
      <w:ins w:id="136" w:author="Anders Bjartell" w:date="2019-12-09T00:17:00Z">
        <w:r>
          <w:rPr>
            <w:lang w:val="en-US"/>
          </w:rPr>
          <w:t xml:space="preserve"> </w:t>
        </w:r>
      </w:ins>
      <w:r w:rsidR="001438C8" w:rsidRPr="006064AD">
        <w:rPr>
          <w:lang w:val="en-US"/>
        </w:rPr>
        <w:t>is an ongoing (December 2006 – to date) prospective cohort study of men with</w:t>
      </w:r>
      <w:r w:rsidR="008E6350" w:rsidRPr="006064AD">
        <w:rPr>
          <w:lang w:val="en-US"/>
        </w:rPr>
        <w:t xml:space="preserve"> </w:t>
      </w:r>
      <w:r w:rsidR="001438C8" w:rsidRPr="006064AD">
        <w:rPr>
          <w:lang w:val="en-US"/>
        </w:rPr>
        <w:t>low- and very-low risk prostate cancer diagnoses [3]. More than 100 medical</w:t>
      </w:r>
      <w:r w:rsidR="008E6350" w:rsidRPr="006064AD">
        <w:rPr>
          <w:lang w:val="en-US"/>
        </w:rPr>
        <w:t xml:space="preserve"> </w:t>
      </w:r>
      <w:r w:rsidR="001438C8" w:rsidRPr="006064AD">
        <w:rPr>
          <w:lang w:val="en-US"/>
        </w:rPr>
        <w:t>centers from 17 countries contributed to PRIAS, using a common protocol</w:t>
      </w:r>
      <w:r w:rsidR="008E6350" w:rsidRPr="006064AD">
        <w:rPr>
          <w:lang w:val="en-US"/>
        </w:rPr>
        <w:t xml:space="preserve"> </w:t>
      </w:r>
      <w:r w:rsidR="000F5D24">
        <w:fldChar w:fldCharType="begin"/>
      </w:r>
      <w:r w:rsidR="000F5D24" w:rsidRPr="000F5D24">
        <w:rPr>
          <w:lang w:val="en-US"/>
          <w:rPrChange w:id="137" w:author="A. Tomer" w:date="2019-12-10T12:53:00Z">
            <w:rPr/>
          </w:rPrChange>
        </w:rPr>
        <w:instrText xml:space="preserve"> HYPERLINK "https://www.prias-project.org/" \h </w:instrText>
      </w:r>
      <w:r w:rsidR="000F5D24">
        <w:fldChar w:fldCharType="separate"/>
      </w:r>
      <w:r w:rsidR="001438C8" w:rsidRPr="006064AD">
        <w:rPr>
          <w:lang w:val="en-US"/>
        </w:rPr>
        <w:t>(</w:t>
      </w:r>
      <w:r w:rsidR="000F5D24">
        <w:rPr>
          <w:lang w:val="en-US"/>
        </w:rPr>
        <w:fldChar w:fldCharType="end"/>
      </w:r>
      <w:r w:rsidR="000F5D24">
        <w:fldChar w:fldCharType="begin"/>
      </w:r>
      <w:r w:rsidR="000F5D24" w:rsidRPr="000F5D24">
        <w:rPr>
          <w:lang w:val="en-US"/>
          <w:rPrChange w:id="138" w:author="A. Tomer" w:date="2019-12-10T12:53:00Z">
            <w:rPr/>
          </w:rPrChange>
        </w:rPr>
        <w:instrText xml:space="preserve"> HYPERLINK "https://www.prias-project.org/" \h </w:instrText>
      </w:r>
      <w:r w:rsidR="000F5D24">
        <w:fldChar w:fldCharType="separate"/>
      </w:r>
      <w:r w:rsidR="001438C8" w:rsidRPr="006064AD">
        <w:rPr>
          <w:rFonts w:ascii="Calibri" w:eastAsia="Calibri" w:hAnsi="Calibri" w:cs="Calibri"/>
          <w:lang w:val="en-US"/>
        </w:rPr>
        <w:t>https://www.prias-project.org</w:t>
      </w:r>
      <w:r w:rsidR="000F5D24">
        <w:rPr>
          <w:rFonts w:ascii="Calibri" w:eastAsia="Calibri" w:hAnsi="Calibri" w:cs="Calibri"/>
          <w:lang w:val="en-US"/>
        </w:rPr>
        <w:fldChar w:fldCharType="end"/>
      </w:r>
      <w:r w:rsidR="000F5D24">
        <w:fldChar w:fldCharType="begin"/>
      </w:r>
      <w:r w:rsidR="000F5D24" w:rsidRPr="000F5D24">
        <w:rPr>
          <w:lang w:val="en-US"/>
          <w:rPrChange w:id="139" w:author="A. Tomer" w:date="2019-12-10T12:53:00Z">
            <w:rPr/>
          </w:rPrChange>
        </w:rPr>
        <w:instrText xml:space="preserve"> HYPERLINK</w:instrText>
      </w:r>
      <w:r w:rsidR="000F5D24" w:rsidRPr="000F5D24">
        <w:rPr>
          <w:lang w:val="en-US"/>
          <w:rPrChange w:id="140" w:author="A. Tomer" w:date="2019-12-10T12:53:00Z">
            <w:rPr/>
          </w:rPrChange>
        </w:rPr>
        <w:instrText xml:space="preserve"> "https://www.prias-project.org/" \h </w:instrText>
      </w:r>
      <w:r w:rsidR="000F5D24">
        <w:fldChar w:fldCharType="separate"/>
      </w:r>
      <w:r w:rsidR="001438C8" w:rsidRPr="006064AD">
        <w:rPr>
          <w:lang w:val="en-US"/>
        </w:rPr>
        <w:t>)</w:t>
      </w:r>
      <w:r w:rsidR="000F5D24">
        <w:rPr>
          <w:lang w:val="en-US"/>
        </w:rPr>
        <w:fldChar w:fldCharType="end"/>
      </w:r>
      <w:r w:rsidR="001438C8" w:rsidRPr="006064AD">
        <w:rPr>
          <w:lang w:val="en-US"/>
        </w:rPr>
        <w:t xml:space="preserve">. Upon inclusion in PRIAS, PSA was </w:t>
      </w:r>
      <w:r w:rsidR="001438C8" w:rsidRPr="006064AD">
        <w:rPr>
          <w:rFonts w:ascii="Calibri" w:eastAsia="Calibri" w:hAnsi="Calibri" w:cs="Calibri"/>
          <w:sz w:val="12"/>
          <w:lang w:val="en-US"/>
        </w:rPr>
        <w:t xml:space="preserve">57 </w:t>
      </w:r>
      <w:r w:rsidR="001438C8" w:rsidRPr="006064AD">
        <w:rPr>
          <w:lang w:val="en-US"/>
        </w:rPr>
        <w:t>measured quarterly for the first two years of follow-up and semiannually</w:t>
      </w:r>
      <w:r w:rsidR="008E6350" w:rsidRPr="006064AD">
        <w:rPr>
          <w:lang w:val="en-US"/>
        </w:rPr>
        <w:t xml:space="preserve"> thereafter. </w:t>
      </w:r>
      <w:r w:rsidR="001438C8" w:rsidRPr="006064AD">
        <w:rPr>
          <w:lang w:val="en-US"/>
        </w:rPr>
        <w:t>Biopsies were scheduled at year one, four, seven, and ten of</w:t>
      </w:r>
      <w:r w:rsidR="008E6350" w:rsidRPr="006064AD">
        <w:rPr>
          <w:lang w:val="en-US"/>
        </w:rPr>
        <w:t xml:space="preserve"> </w:t>
      </w:r>
      <w:r w:rsidR="001438C8" w:rsidRPr="006064AD">
        <w:rPr>
          <w:lang w:val="en-US"/>
        </w:rPr>
        <w:t>follow-up. Additional yearly biopsies were scheduled when PSA doubling</w:t>
      </w:r>
      <w:r w:rsidR="008E6350" w:rsidRPr="006064AD">
        <w:rPr>
          <w:lang w:val="en-US"/>
        </w:rPr>
        <w:t xml:space="preserve"> </w:t>
      </w:r>
      <w:r w:rsidR="001438C8" w:rsidRPr="006064AD">
        <w:rPr>
          <w:lang w:val="en-US"/>
        </w:rPr>
        <w:t>time was between zero and ten years.</w:t>
      </w:r>
    </w:p>
    <w:p w14:paraId="41D37665" w14:textId="77777777" w:rsidR="00694E89" w:rsidRPr="00A02A36" w:rsidRDefault="001438C8">
      <w:pPr>
        <w:numPr>
          <w:ilvl w:val="0"/>
          <w:numId w:val="7"/>
        </w:numPr>
        <w:ind w:right="1208" w:hanging="677"/>
        <w:rPr>
          <w:lang w:val="en-US"/>
        </w:rPr>
      </w:pPr>
      <w:r w:rsidRPr="00A02A36">
        <w:rPr>
          <w:lang w:val="en-US"/>
        </w:rPr>
        <w:t>We selected all 7813 patients who had Gleason grade 1 [2] at the time of</w:t>
      </w:r>
    </w:p>
    <w:p w14:paraId="6871CA45" w14:textId="77777777" w:rsidR="00694E89" w:rsidRPr="00A02A36" w:rsidRDefault="001438C8">
      <w:pPr>
        <w:numPr>
          <w:ilvl w:val="0"/>
          <w:numId w:val="7"/>
        </w:numPr>
        <w:spacing w:after="153"/>
        <w:ind w:right="1208" w:hanging="677"/>
        <w:rPr>
          <w:lang w:val="en-US"/>
        </w:rPr>
      </w:pPr>
      <w:r w:rsidRPr="00A02A36">
        <w:rPr>
          <w:lang w:val="en-US"/>
        </w:rPr>
        <w:t>inclusion in PRIAS (Table 1). Our primary event of interest is increase in</w:t>
      </w:r>
    </w:p>
    <w:p w14:paraId="7069A124" w14:textId="77777777" w:rsidR="00694E89" w:rsidRDefault="001438C8" w:rsidP="00B93610">
      <w:pPr>
        <w:numPr>
          <w:ilvl w:val="0"/>
          <w:numId w:val="7"/>
        </w:numPr>
        <w:spacing w:after="230" w:line="378" w:lineRule="auto"/>
        <w:ind w:right="1208" w:hanging="677"/>
        <w:rPr>
          <w:lang w:val="en-US"/>
        </w:rPr>
      </w:pPr>
      <w:r w:rsidRPr="008E6350">
        <w:rPr>
          <w:lang w:val="en-US"/>
        </w:rPr>
        <w:lastRenderedPageBreak/>
        <w:t xml:space="preserve">this Gleason grade upon repeat biopsy, called </w:t>
      </w:r>
      <w:r w:rsidRPr="008E6350">
        <w:rPr>
          <w:i/>
          <w:lang w:val="en-US"/>
        </w:rPr>
        <w:t xml:space="preserve">reclassification </w:t>
      </w:r>
      <w:r w:rsidRPr="008E6350">
        <w:rPr>
          <w:lang w:val="en-US"/>
        </w:rPr>
        <w:t>(1134 patients).</w:t>
      </w:r>
      <w:r w:rsidR="008E6350" w:rsidRPr="008E6350">
        <w:rPr>
          <w:lang w:val="en-US"/>
        </w:rPr>
        <w:t xml:space="preserve"> </w:t>
      </w:r>
      <w:r w:rsidRPr="008E6350">
        <w:rPr>
          <w:lang w:val="en-US"/>
        </w:rPr>
        <w:t>Reclassification is a trigger for treatment advice in PRIAS. Although, 2250</w:t>
      </w:r>
      <w:r w:rsidR="008E6350" w:rsidRPr="008E6350">
        <w:rPr>
          <w:lang w:val="en-US"/>
        </w:rPr>
        <w:t xml:space="preserve"> </w:t>
      </w:r>
      <w:r w:rsidRPr="008E6350">
        <w:rPr>
          <w:lang w:val="en-US"/>
        </w:rPr>
        <w:t>patients were provided treatment on the basis of their PSA, or number of</w:t>
      </w:r>
      <w:r w:rsidR="008E6350" w:rsidRPr="008E6350">
        <w:rPr>
          <w:lang w:val="en-US"/>
        </w:rPr>
        <w:t xml:space="preserve"> </w:t>
      </w:r>
      <w:r w:rsidRPr="008E6350">
        <w:rPr>
          <w:lang w:val="en-US"/>
        </w:rPr>
        <w:t>biopsy cores with cancer, or anxiety/other reasons. Our reasons for focusing</w:t>
      </w:r>
      <w:r w:rsidR="008E6350" w:rsidRPr="008E6350">
        <w:rPr>
          <w:lang w:val="en-US"/>
        </w:rPr>
        <w:t xml:space="preserve"> </w:t>
      </w:r>
      <w:r w:rsidRPr="008E6350">
        <w:rPr>
          <w:lang w:val="en-US"/>
        </w:rPr>
        <w:t>solely on reclassification are, namely, reclassification is strongly associated</w:t>
      </w:r>
      <w:r w:rsidR="008E6350">
        <w:rPr>
          <w:lang w:val="en-US"/>
        </w:rPr>
        <w:t xml:space="preserve"> </w:t>
      </w:r>
      <w:r w:rsidRPr="008E6350">
        <w:rPr>
          <w:lang w:val="en-US"/>
        </w:rPr>
        <w:t xml:space="preserve">with cancer-related outcomes, and other triggers for treatment vary between </w:t>
      </w:r>
      <w:r w:rsidRPr="008E6350">
        <w:rPr>
          <w:rFonts w:ascii="Calibri" w:eastAsia="Calibri" w:hAnsi="Calibri" w:cs="Calibri"/>
          <w:sz w:val="12"/>
          <w:lang w:val="en-US"/>
        </w:rPr>
        <w:t xml:space="preserve">69 </w:t>
      </w:r>
      <w:r w:rsidRPr="008E6350">
        <w:rPr>
          <w:lang w:val="en-US"/>
        </w:rPr>
        <w:t>cohorts.</w:t>
      </w:r>
    </w:p>
    <w:p w14:paraId="1F57C762" w14:textId="77777777" w:rsidR="008E6350" w:rsidRDefault="008E6350" w:rsidP="008E6350">
      <w:pPr>
        <w:pStyle w:val="ListParagraph"/>
        <w:numPr>
          <w:ilvl w:val="0"/>
          <w:numId w:val="7"/>
        </w:numPr>
        <w:spacing w:after="0" w:line="388" w:lineRule="auto"/>
        <w:ind w:right="880"/>
        <w:jc w:val="left"/>
      </w:pPr>
      <w:commentRangeStart w:id="141"/>
      <w:r w:rsidRPr="008E6350">
        <w:rPr>
          <w:rFonts w:ascii="Calibri" w:eastAsia="Calibri" w:hAnsi="Calibri" w:cs="Calibri"/>
          <w:sz w:val="20"/>
          <w:lang w:val="en-US"/>
        </w:rPr>
        <w:t>Table</w:t>
      </w:r>
      <w:commentRangeEnd w:id="141"/>
      <w:r w:rsidR="006064AD">
        <w:rPr>
          <w:rStyle w:val="CommentReference"/>
        </w:rPr>
        <w:commentReference w:id="141"/>
      </w:r>
      <w:r w:rsidRPr="008E6350">
        <w:rPr>
          <w:rFonts w:ascii="Calibri" w:eastAsia="Calibri" w:hAnsi="Calibri" w:cs="Calibri"/>
          <w:sz w:val="20"/>
          <w:lang w:val="en-US"/>
        </w:rPr>
        <w:t xml:space="preserve"> 1: Summary of the PRIAS dataset. The primary event of interest is reclassification, that is, increase in Gleason grade from grade 1 to 2 or higher. </w:t>
      </w:r>
      <w:r w:rsidRPr="008E6350">
        <w:rPr>
          <w:rFonts w:ascii="Calibri" w:eastAsia="Calibri" w:hAnsi="Calibri" w:cs="Calibri"/>
          <w:sz w:val="20"/>
        </w:rPr>
        <w:t>IQR: interquartile range,</w:t>
      </w:r>
    </w:p>
    <w:p w14:paraId="0588C443" w14:textId="77777777" w:rsidR="008E6350" w:rsidRDefault="008E6350" w:rsidP="008E6350">
      <w:pPr>
        <w:pStyle w:val="ListParagraph"/>
        <w:numPr>
          <w:ilvl w:val="0"/>
          <w:numId w:val="7"/>
        </w:numPr>
        <w:spacing w:after="0" w:line="259" w:lineRule="auto"/>
        <w:ind w:right="880"/>
        <w:jc w:val="left"/>
      </w:pPr>
      <w:r w:rsidRPr="008E6350">
        <w:rPr>
          <w:rFonts w:ascii="Calibri" w:eastAsia="Calibri" w:hAnsi="Calibri" w:cs="Calibri"/>
          <w:sz w:val="20"/>
        </w:rPr>
        <w:t>PSA: prostate-specific antigen.</w:t>
      </w:r>
    </w:p>
    <w:tbl>
      <w:tblPr>
        <w:tblStyle w:val="TableGrid"/>
        <w:tblW w:w="6755" w:type="dxa"/>
        <w:tblInd w:w="898" w:type="dxa"/>
        <w:tblCellMar>
          <w:right w:w="119" w:type="dxa"/>
        </w:tblCellMar>
        <w:tblLook w:val="04A0" w:firstRow="1" w:lastRow="0" w:firstColumn="1" w:lastColumn="0" w:noHBand="0" w:noVBand="1"/>
      </w:tblPr>
      <w:tblGrid>
        <w:gridCol w:w="4952"/>
        <w:gridCol w:w="1803"/>
      </w:tblGrid>
      <w:tr w:rsidR="008E6350" w14:paraId="7490FE15" w14:textId="77777777" w:rsidTr="00B93610">
        <w:trPr>
          <w:trHeight w:val="530"/>
        </w:trPr>
        <w:tc>
          <w:tcPr>
            <w:tcW w:w="4952" w:type="dxa"/>
            <w:tcBorders>
              <w:top w:val="single" w:sz="7" w:space="0" w:color="000000"/>
              <w:left w:val="nil"/>
              <w:bottom w:val="single" w:sz="5" w:space="0" w:color="000000"/>
              <w:right w:val="nil"/>
            </w:tcBorders>
            <w:vAlign w:val="center"/>
          </w:tcPr>
          <w:p w14:paraId="6ADDE0A8" w14:textId="77777777" w:rsidR="008E6350" w:rsidRDefault="008E6350" w:rsidP="00B93610">
            <w:pPr>
              <w:spacing w:after="0" w:line="259" w:lineRule="auto"/>
              <w:ind w:left="120" w:right="0" w:firstLine="0"/>
              <w:jc w:val="left"/>
            </w:pPr>
            <w:r>
              <w:rPr>
                <w:rFonts w:ascii="Calibri" w:eastAsia="Calibri" w:hAnsi="Calibri" w:cs="Calibri"/>
                <w:sz w:val="22"/>
              </w:rPr>
              <w:t>Characteristic</w:t>
            </w:r>
          </w:p>
        </w:tc>
        <w:tc>
          <w:tcPr>
            <w:tcW w:w="1803" w:type="dxa"/>
            <w:tcBorders>
              <w:top w:val="single" w:sz="7" w:space="0" w:color="000000"/>
              <w:left w:val="nil"/>
              <w:bottom w:val="single" w:sz="5" w:space="0" w:color="000000"/>
              <w:right w:val="nil"/>
            </w:tcBorders>
            <w:vAlign w:val="center"/>
          </w:tcPr>
          <w:p w14:paraId="5D006E36" w14:textId="77777777" w:rsidR="008E6350" w:rsidRDefault="008E6350" w:rsidP="00B93610">
            <w:pPr>
              <w:spacing w:after="0" w:line="259" w:lineRule="auto"/>
              <w:ind w:left="0" w:right="0" w:firstLine="0"/>
              <w:jc w:val="right"/>
            </w:pPr>
            <w:r>
              <w:rPr>
                <w:rFonts w:ascii="Calibri" w:eastAsia="Calibri" w:hAnsi="Calibri" w:cs="Calibri"/>
                <w:sz w:val="22"/>
              </w:rPr>
              <w:t>Value</w:t>
            </w:r>
          </w:p>
        </w:tc>
      </w:tr>
      <w:tr w:rsidR="008E6350" w14:paraId="774AC631" w14:textId="77777777" w:rsidTr="00B93610">
        <w:trPr>
          <w:trHeight w:val="506"/>
        </w:trPr>
        <w:tc>
          <w:tcPr>
            <w:tcW w:w="4952" w:type="dxa"/>
            <w:tcBorders>
              <w:top w:val="single" w:sz="5" w:space="0" w:color="000000"/>
              <w:left w:val="nil"/>
              <w:bottom w:val="nil"/>
              <w:right w:val="nil"/>
            </w:tcBorders>
            <w:vAlign w:val="center"/>
          </w:tcPr>
          <w:p w14:paraId="79705E1E" w14:textId="77777777" w:rsidR="008E6350" w:rsidRDefault="008E6350" w:rsidP="00B93610">
            <w:pPr>
              <w:spacing w:after="0" w:line="259" w:lineRule="auto"/>
              <w:ind w:left="120" w:right="0" w:firstLine="0"/>
              <w:jc w:val="left"/>
            </w:pPr>
            <w:r>
              <w:rPr>
                <w:rFonts w:ascii="Calibri" w:eastAsia="Calibri" w:hAnsi="Calibri" w:cs="Calibri"/>
                <w:sz w:val="22"/>
              </w:rPr>
              <w:t>Total patients</w:t>
            </w:r>
          </w:p>
        </w:tc>
        <w:tc>
          <w:tcPr>
            <w:tcW w:w="1803" w:type="dxa"/>
            <w:tcBorders>
              <w:top w:val="single" w:sz="5" w:space="0" w:color="000000"/>
              <w:left w:val="nil"/>
              <w:bottom w:val="nil"/>
              <w:right w:val="nil"/>
            </w:tcBorders>
            <w:vAlign w:val="center"/>
          </w:tcPr>
          <w:p w14:paraId="66D793B7" w14:textId="77777777" w:rsidR="008E6350" w:rsidRDefault="008E6350" w:rsidP="00B93610">
            <w:pPr>
              <w:spacing w:after="0" w:line="259" w:lineRule="auto"/>
              <w:ind w:left="0" w:right="0" w:firstLine="0"/>
              <w:jc w:val="right"/>
            </w:pPr>
            <w:r>
              <w:rPr>
                <w:rFonts w:ascii="Calibri" w:eastAsia="Calibri" w:hAnsi="Calibri" w:cs="Calibri"/>
                <w:sz w:val="22"/>
              </w:rPr>
              <w:t>7813</w:t>
            </w:r>
          </w:p>
        </w:tc>
      </w:tr>
      <w:tr w:rsidR="008E6350" w14:paraId="7B9E7142" w14:textId="77777777" w:rsidTr="00B93610">
        <w:trPr>
          <w:trHeight w:val="406"/>
        </w:trPr>
        <w:tc>
          <w:tcPr>
            <w:tcW w:w="4952" w:type="dxa"/>
            <w:tcBorders>
              <w:top w:val="nil"/>
              <w:left w:val="nil"/>
              <w:bottom w:val="nil"/>
              <w:right w:val="nil"/>
            </w:tcBorders>
            <w:vAlign w:val="center"/>
          </w:tcPr>
          <w:p w14:paraId="0AA24987" w14:textId="77777777" w:rsidR="008E6350" w:rsidRDefault="008E6350" w:rsidP="00B93610">
            <w:pPr>
              <w:spacing w:after="0" w:line="259" w:lineRule="auto"/>
              <w:ind w:left="120" w:right="0" w:firstLine="0"/>
              <w:jc w:val="left"/>
            </w:pPr>
            <w:r>
              <w:rPr>
                <w:rFonts w:ascii="Calibri" w:eastAsia="Calibri" w:hAnsi="Calibri" w:cs="Calibri"/>
                <w:sz w:val="22"/>
              </w:rPr>
              <w:t>Reclassification (primary event)</w:t>
            </w:r>
          </w:p>
        </w:tc>
        <w:tc>
          <w:tcPr>
            <w:tcW w:w="1803" w:type="dxa"/>
            <w:tcBorders>
              <w:top w:val="nil"/>
              <w:left w:val="nil"/>
              <w:bottom w:val="nil"/>
              <w:right w:val="nil"/>
            </w:tcBorders>
            <w:vAlign w:val="center"/>
          </w:tcPr>
          <w:p w14:paraId="0EEB801C" w14:textId="77777777" w:rsidR="008E6350" w:rsidRDefault="008E6350" w:rsidP="00B93610">
            <w:pPr>
              <w:spacing w:after="0" w:line="259" w:lineRule="auto"/>
              <w:ind w:left="0" w:right="0" w:firstLine="0"/>
              <w:jc w:val="right"/>
            </w:pPr>
            <w:r>
              <w:rPr>
                <w:rFonts w:ascii="Calibri" w:eastAsia="Calibri" w:hAnsi="Calibri" w:cs="Calibri"/>
                <w:sz w:val="22"/>
              </w:rPr>
              <w:t>1134</w:t>
            </w:r>
          </w:p>
        </w:tc>
      </w:tr>
      <w:tr w:rsidR="008E6350" w14:paraId="0EB85725" w14:textId="77777777" w:rsidTr="00B93610">
        <w:trPr>
          <w:trHeight w:val="406"/>
        </w:trPr>
        <w:tc>
          <w:tcPr>
            <w:tcW w:w="4952" w:type="dxa"/>
            <w:tcBorders>
              <w:top w:val="nil"/>
              <w:left w:val="nil"/>
              <w:bottom w:val="nil"/>
              <w:right w:val="nil"/>
            </w:tcBorders>
            <w:vAlign w:val="center"/>
          </w:tcPr>
          <w:p w14:paraId="086BEEEF" w14:textId="77777777" w:rsidR="008E6350" w:rsidRDefault="008E6350" w:rsidP="00B93610">
            <w:pPr>
              <w:spacing w:after="0" w:line="259" w:lineRule="auto"/>
              <w:ind w:left="120" w:right="0" w:firstLine="0"/>
              <w:jc w:val="left"/>
            </w:pPr>
            <w:r>
              <w:rPr>
                <w:rFonts w:ascii="Calibri" w:eastAsia="Calibri" w:hAnsi="Calibri" w:cs="Calibri"/>
                <w:sz w:val="22"/>
              </w:rPr>
              <w:t>Treatment</w:t>
            </w:r>
          </w:p>
        </w:tc>
        <w:tc>
          <w:tcPr>
            <w:tcW w:w="1803" w:type="dxa"/>
            <w:tcBorders>
              <w:top w:val="nil"/>
              <w:left w:val="nil"/>
              <w:bottom w:val="nil"/>
              <w:right w:val="nil"/>
            </w:tcBorders>
            <w:vAlign w:val="center"/>
          </w:tcPr>
          <w:p w14:paraId="2FBA0757" w14:textId="77777777" w:rsidR="008E6350" w:rsidRDefault="008E6350" w:rsidP="00B93610">
            <w:pPr>
              <w:spacing w:after="0" w:line="259" w:lineRule="auto"/>
              <w:ind w:left="0" w:right="0" w:firstLine="0"/>
              <w:jc w:val="right"/>
            </w:pPr>
            <w:r>
              <w:rPr>
                <w:rFonts w:ascii="Calibri" w:eastAsia="Calibri" w:hAnsi="Calibri" w:cs="Calibri"/>
                <w:sz w:val="22"/>
              </w:rPr>
              <w:t>2250</w:t>
            </w:r>
          </w:p>
        </w:tc>
      </w:tr>
      <w:tr w:rsidR="008E6350" w14:paraId="145104C5" w14:textId="77777777" w:rsidTr="00B93610">
        <w:trPr>
          <w:trHeight w:val="406"/>
        </w:trPr>
        <w:tc>
          <w:tcPr>
            <w:tcW w:w="4952" w:type="dxa"/>
            <w:tcBorders>
              <w:top w:val="nil"/>
              <w:left w:val="nil"/>
              <w:bottom w:val="nil"/>
              <w:right w:val="nil"/>
            </w:tcBorders>
            <w:vAlign w:val="center"/>
          </w:tcPr>
          <w:p w14:paraId="50F3E54E" w14:textId="77777777" w:rsidR="008E6350" w:rsidRDefault="008E6350" w:rsidP="00B93610">
            <w:pPr>
              <w:spacing w:after="0" w:line="259" w:lineRule="auto"/>
              <w:ind w:left="120" w:right="0" w:firstLine="0"/>
              <w:jc w:val="left"/>
            </w:pPr>
            <w:r>
              <w:rPr>
                <w:rFonts w:ascii="Calibri" w:eastAsia="Calibri" w:hAnsi="Calibri" w:cs="Calibri"/>
                <w:sz w:val="22"/>
              </w:rPr>
              <w:t>Watchful waiting</w:t>
            </w:r>
          </w:p>
        </w:tc>
        <w:tc>
          <w:tcPr>
            <w:tcW w:w="1803" w:type="dxa"/>
            <w:tcBorders>
              <w:top w:val="nil"/>
              <w:left w:val="nil"/>
              <w:bottom w:val="nil"/>
              <w:right w:val="nil"/>
            </w:tcBorders>
            <w:vAlign w:val="center"/>
          </w:tcPr>
          <w:p w14:paraId="37B0CA63" w14:textId="77777777" w:rsidR="008E6350" w:rsidRDefault="008E6350" w:rsidP="00B93610">
            <w:pPr>
              <w:spacing w:after="0" w:line="259" w:lineRule="auto"/>
              <w:ind w:left="0" w:right="0" w:firstLine="0"/>
              <w:jc w:val="right"/>
            </w:pPr>
            <w:r>
              <w:rPr>
                <w:rFonts w:ascii="Calibri" w:eastAsia="Calibri" w:hAnsi="Calibri" w:cs="Calibri"/>
                <w:sz w:val="22"/>
              </w:rPr>
              <w:t>334</w:t>
            </w:r>
          </w:p>
        </w:tc>
      </w:tr>
      <w:tr w:rsidR="008E6350" w14:paraId="28970159" w14:textId="77777777" w:rsidTr="00B93610">
        <w:trPr>
          <w:trHeight w:val="406"/>
        </w:trPr>
        <w:tc>
          <w:tcPr>
            <w:tcW w:w="4952" w:type="dxa"/>
            <w:tcBorders>
              <w:top w:val="nil"/>
              <w:left w:val="nil"/>
              <w:bottom w:val="nil"/>
              <w:right w:val="nil"/>
            </w:tcBorders>
            <w:vAlign w:val="center"/>
          </w:tcPr>
          <w:p w14:paraId="0330B404" w14:textId="77777777" w:rsidR="008E6350" w:rsidRDefault="008E6350" w:rsidP="00B93610">
            <w:pPr>
              <w:spacing w:after="0" w:line="259" w:lineRule="auto"/>
              <w:ind w:left="120" w:right="0" w:firstLine="0"/>
              <w:jc w:val="left"/>
            </w:pPr>
            <w:r>
              <w:rPr>
                <w:rFonts w:ascii="Calibri" w:eastAsia="Calibri" w:hAnsi="Calibri" w:cs="Calibri"/>
                <w:sz w:val="22"/>
              </w:rPr>
              <w:t>Loss to follow-up</w:t>
            </w:r>
          </w:p>
        </w:tc>
        <w:tc>
          <w:tcPr>
            <w:tcW w:w="1803" w:type="dxa"/>
            <w:tcBorders>
              <w:top w:val="nil"/>
              <w:left w:val="nil"/>
              <w:bottom w:val="nil"/>
              <w:right w:val="nil"/>
            </w:tcBorders>
            <w:vAlign w:val="center"/>
          </w:tcPr>
          <w:p w14:paraId="7E76A4A3" w14:textId="77777777" w:rsidR="008E6350" w:rsidRDefault="008E6350" w:rsidP="00B93610">
            <w:pPr>
              <w:spacing w:after="0" w:line="259" w:lineRule="auto"/>
              <w:ind w:left="0" w:right="0" w:firstLine="0"/>
              <w:jc w:val="right"/>
            </w:pPr>
            <w:r>
              <w:rPr>
                <w:rFonts w:ascii="Calibri" w:eastAsia="Calibri" w:hAnsi="Calibri" w:cs="Calibri"/>
                <w:sz w:val="22"/>
              </w:rPr>
              <w:t>250</w:t>
            </w:r>
          </w:p>
        </w:tc>
      </w:tr>
      <w:tr w:rsidR="008E6350" w14:paraId="72D7F0CF" w14:textId="77777777" w:rsidTr="00B93610">
        <w:trPr>
          <w:trHeight w:val="406"/>
        </w:trPr>
        <w:tc>
          <w:tcPr>
            <w:tcW w:w="4952" w:type="dxa"/>
            <w:tcBorders>
              <w:top w:val="nil"/>
              <w:left w:val="nil"/>
              <w:bottom w:val="nil"/>
              <w:right w:val="nil"/>
            </w:tcBorders>
            <w:vAlign w:val="center"/>
          </w:tcPr>
          <w:p w14:paraId="441B6EC0" w14:textId="77777777" w:rsidR="008E6350" w:rsidRPr="00A02A36" w:rsidRDefault="008E6350" w:rsidP="00B93610">
            <w:pPr>
              <w:spacing w:after="0" w:line="259" w:lineRule="auto"/>
              <w:ind w:left="120" w:right="0" w:firstLine="0"/>
              <w:jc w:val="left"/>
              <w:rPr>
                <w:lang w:val="en-US"/>
              </w:rPr>
            </w:pPr>
            <w:r w:rsidRPr="00A02A36">
              <w:rPr>
                <w:rFonts w:ascii="Calibri" w:eastAsia="Calibri" w:hAnsi="Calibri" w:cs="Calibri"/>
                <w:sz w:val="22"/>
                <w:lang w:val="en-US"/>
              </w:rPr>
              <w:t>Death (unrelated to prostate cancer)</w:t>
            </w:r>
          </w:p>
        </w:tc>
        <w:tc>
          <w:tcPr>
            <w:tcW w:w="1803" w:type="dxa"/>
            <w:tcBorders>
              <w:top w:val="nil"/>
              <w:left w:val="nil"/>
              <w:bottom w:val="nil"/>
              <w:right w:val="nil"/>
            </w:tcBorders>
            <w:vAlign w:val="center"/>
          </w:tcPr>
          <w:p w14:paraId="6B749729" w14:textId="77777777" w:rsidR="008E6350" w:rsidRDefault="008E6350" w:rsidP="00B93610">
            <w:pPr>
              <w:spacing w:after="0" w:line="259" w:lineRule="auto"/>
              <w:ind w:left="0" w:right="0" w:firstLine="0"/>
              <w:jc w:val="right"/>
            </w:pPr>
            <w:r>
              <w:rPr>
                <w:rFonts w:ascii="Calibri" w:eastAsia="Calibri" w:hAnsi="Calibri" w:cs="Calibri"/>
                <w:sz w:val="22"/>
              </w:rPr>
              <w:t>95</w:t>
            </w:r>
          </w:p>
        </w:tc>
      </w:tr>
      <w:tr w:rsidR="008E6350" w14:paraId="628D247C" w14:textId="77777777" w:rsidTr="00B93610">
        <w:trPr>
          <w:trHeight w:val="427"/>
        </w:trPr>
        <w:tc>
          <w:tcPr>
            <w:tcW w:w="4952" w:type="dxa"/>
            <w:tcBorders>
              <w:top w:val="nil"/>
              <w:left w:val="nil"/>
              <w:bottom w:val="single" w:sz="5" w:space="0" w:color="000000"/>
              <w:right w:val="nil"/>
            </w:tcBorders>
            <w:vAlign w:val="center"/>
          </w:tcPr>
          <w:p w14:paraId="613E2B36" w14:textId="77777777" w:rsidR="008E6350" w:rsidRPr="00A02A36" w:rsidRDefault="008E6350" w:rsidP="00B93610">
            <w:pPr>
              <w:spacing w:after="0" w:line="259" w:lineRule="auto"/>
              <w:ind w:left="120" w:right="0" w:firstLine="0"/>
              <w:jc w:val="left"/>
              <w:rPr>
                <w:lang w:val="en-US"/>
              </w:rPr>
            </w:pPr>
            <w:r w:rsidRPr="00A02A36">
              <w:rPr>
                <w:rFonts w:ascii="Calibri" w:eastAsia="Calibri" w:hAnsi="Calibri" w:cs="Calibri"/>
                <w:sz w:val="22"/>
                <w:lang w:val="en-US"/>
              </w:rPr>
              <w:t>Death (related to prostate cancer)</w:t>
            </w:r>
          </w:p>
        </w:tc>
        <w:tc>
          <w:tcPr>
            <w:tcW w:w="1803" w:type="dxa"/>
            <w:tcBorders>
              <w:top w:val="nil"/>
              <w:left w:val="nil"/>
              <w:bottom w:val="single" w:sz="5" w:space="0" w:color="000000"/>
              <w:right w:val="nil"/>
            </w:tcBorders>
            <w:vAlign w:val="center"/>
          </w:tcPr>
          <w:p w14:paraId="290C93C1" w14:textId="77777777" w:rsidR="008E6350" w:rsidRDefault="008E6350" w:rsidP="00B93610">
            <w:pPr>
              <w:spacing w:after="0" w:line="259" w:lineRule="auto"/>
              <w:ind w:left="0" w:right="0" w:firstLine="0"/>
              <w:jc w:val="right"/>
            </w:pPr>
            <w:r>
              <w:rPr>
                <w:rFonts w:ascii="Calibri" w:eastAsia="Calibri" w:hAnsi="Calibri" w:cs="Calibri"/>
                <w:sz w:val="22"/>
              </w:rPr>
              <w:t>2</w:t>
            </w:r>
          </w:p>
        </w:tc>
      </w:tr>
      <w:tr w:rsidR="008E6350" w14:paraId="167A5575" w14:textId="77777777" w:rsidTr="00B93610">
        <w:trPr>
          <w:trHeight w:val="506"/>
        </w:trPr>
        <w:tc>
          <w:tcPr>
            <w:tcW w:w="4952" w:type="dxa"/>
            <w:tcBorders>
              <w:top w:val="single" w:sz="5" w:space="0" w:color="000000"/>
              <w:left w:val="nil"/>
              <w:bottom w:val="nil"/>
              <w:right w:val="nil"/>
            </w:tcBorders>
            <w:vAlign w:val="center"/>
          </w:tcPr>
          <w:p w14:paraId="5BBD8CED" w14:textId="77777777" w:rsidR="008E6350" w:rsidRPr="00A02A36" w:rsidRDefault="008E6350" w:rsidP="00B93610">
            <w:pPr>
              <w:spacing w:after="0" w:line="259" w:lineRule="auto"/>
              <w:ind w:left="120" w:right="0" w:firstLine="0"/>
              <w:jc w:val="left"/>
              <w:rPr>
                <w:lang w:val="en-US"/>
              </w:rPr>
            </w:pPr>
            <w:r w:rsidRPr="00A02A36">
              <w:rPr>
                <w:rFonts w:ascii="Calibri" w:eastAsia="Calibri" w:hAnsi="Calibri" w:cs="Calibri"/>
                <w:sz w:val="22"/>
                <w:lang w:val="en-US"/>
              </w:rPr>
              <w:t>Median age at diagnosis (years)</w:t>
            </w:r>
          </w:p>
        </w:tc>
        <w:tc>
          <w:tcPr>
            <w:tcW w:w="1803" w:type="dxa"/>
            <w:tcBorders>
              <w:top w:val="single" w:sz="5" w:space="0" w:color="000000"/>
              <w:left w:val="nil"/>
              <w:bottom w:val="nil"/>
              <w:right w:val="nil"/>
            </w:tcBorders>
            <w:vAlign w:val="center"/>
          </w:tcPr>
          <w:p w14:paraId="11D43ECF" w14:textId="77777777" w:rsidR="008E6350" w:rsidRDefault="008E6350" w:rsidP="00B93610">
            <w:pPr>
              <w:spacing w:after="0" w:line="259" w:lineRule="auto"/>
              <w:ind w:left="182" w:right="0" w:firstLine="0"/>
              <w:jc w:val="left"/>
            </w:pPr>
            <w:r>
              <w:rPr>
                <w:rFonts w:ascii="Calibri" w:eastAsia="Calibri" w:hAnsi="Calibri" w:cs="Calibri"/>
                <w:sz w:val="22"/>
              </w:rPr>
              <w:t>66 (IQR: 61–71)</w:t>
            </w:r>
          </w:p>
        </w:tc>
      </w:tr>
      <w:tr w:rsidR="008E6350" w14:paraId="76BDDAB1" w14:textId="77777777" w:rsidTr="00B93610">
        <w:trPr>
          <w:trHeight w:val="406"/>
        </w:trPr>
        <w:tc>
          <w:tcPr>
            <w:tcW w:w="4952" w:type="dxa"/>
            <w:tcBorders>
              <w:top w:val="nil"/>
              <w:left w:val="nil"/>
              <w:bottom w:val="nil"/>
              <w:right w:val="nil"/>
            </w:tcBorders>
            <w:vAlign w:val="center"/>
          </w:tcPr>
          <w:p w14:paraId="6E2D1D34" w14:textId="77777777" w:rsidR="008E6350" w:rsidRPr="00A02A36" w:rsidRDefault="008E6350" w:rsidP="00B93610">
            <w:pPr>
              <w:spacing w:after="0" w:line="259" w:lineRule="auto"/>
              <w:ind w:left="120" w:right="0" w:firstLine="0"/>
              <w:jc w:val="left"/>
              <w:rPr>
                <w:lang w:val="en-US"/>
              </w:rPr>
            </w:pPr>
            <w:r w:rsidRPr="00A02A36">
              <w:rPr>
                <w:rFonts w:ascii="Calibri" w:eastAsia="Calibri" w:hAnsi="Calibri" w:cs="Calibri"/>
                <w:sz w:val="22"/>
                <w:lang w:val="en-US"/>
              </w:rPr>
              <w:t>Median follow-up period per patient (years)</w:t>
            </w:r>
          </w:p>
        </w:tc>
        <w:tc>
          <w:tcPr>
            <w:tcW w:w="1803" w:type="dxa"/>
            <w:tcBorders>
              <w:top w:val="nil"/>
              <w:left w:val="nil"/>
              <w:bottom w:val="nil"/>
              <w:right w:val="nil"/>
            </w:tcBorders>
            <w:vAlign w:val="center"/>
          </w:tcPr>
          <w:p w14:paraId="53C63A77" w14:textId="77777777" w:rsidR="008E6350" w:rsidRDefault="008E6350" w:rsidP="00B93610">
            <w:pPr>
              <w:spacing w:after="0" w:line="259" w:lineRule="auto"/>
              <w:ind w:left="0" w:right="0" w:firstLine="0"/>
              <w:jc w:val="left"/>
            </w:pPr>
            <w:r>
              <w:rPr>
                <w:rFonts w:ascii="Calibri" w:eastAsia="Calibri" w:hAnsi="Calibri" w:cs="Calibri"/>
                <w:sz w:val="22"/>
              </w:rPr>
              <w:t>1.8 (IQR: 0.9–4.0)</w:t>
            </w:r>
          </w:p>
        </w:tc>
      </w:tr>
      <w:tr w:rsidR="008E6350" w14:paraId="4881365F" w14:textId="77777777" w:rsidTr="00B93610">
        <w:trPr>
          <w:trHeight w:val="406"/>
        </w:trPr>
        <w:tc>
          <w:tcPr>
            <w:tcW w:w="4952" w:type="dxa"/>
            <w:tcBorders>
              <w:top w:val="nil"/>
              <w:left w:val="nil"/>
              <w:bottom w:val="nil"/>
              <w:right w:val="nil"/>
            </w:tcBorders>
            <w:vAlign w:val="center"/>
          </w:tcPr>
          <w:p w14:paraId="6C7BB4FB" w14:textId="77777777" w:rsidR="008E6350" w:rsidRDefault="008E6350" w:rsidP="00B93610">
            <w:pPr>
              <w:spacing w:after="0" w:line="259" w:lineRule="auto"/>
              <w:ind w:left="120" w:right="0" w:firstLine="0"/>
              <w:jc w:val="left"/>
            </w:pPr>
            <w:r>
              <w:rPr>
                <w:rFonts w:ascii="Calibri" w:eastAsia="Calibri" w:hAnsi="Calibri" w:cs="Calibri"/>
                <w:sz w:val="22"/>
              </w:rPr>
              <w:t>Total PSA measurements</w:t>
            </w:r>
          </w:p>
        </w:tc>
        <w:tc>
          <w:tcPr>
            <w:tcW w:w="1803" w:type="dxa"/>
            <w:tcBorders>
              <w:top w:val="nil"/>
              <w:left w:val="nil"/>
              <w:bottom w:val="nil"/>
              <w:right w:val="nil"/>
            </w:tcBorders>
            <w:vAlign w:val="center"/>
          </w:tcPr>
          <w:p w14:paraId="60DAE49D" w14:textId="77777777" w:rsidR="008E6350" w:rsidRDefault="008E6350" w:rsidP="00B93610">
            <w:pPr>
              <w:spacing w:after="0" w:line="259" w:lineRule="auto"/>
              <w:ind w:left="0" w:right="0" w:firstLine="0"/>
              <w:jc w:val="right"/>
            </w:pPr>
            <w:r>
              <w:rPr>
                <w:rFonts w:ascii="Calibri" w:eastAsia="Calibri" w:hAnsi="Calibri" w:cs="Calibri"/>
                <w:sz w:val="22"/>
              </w:rPr>
              <w:t>67578</w:t>
            </w:r>
          </w:p>
        </w:tc>
      </w:tr>
      <w:tr w:rsidR="008E6350" w14:paraId="08988809" w14:textId="77777777" w:rsidTr="00B93610">
        <w:trPr>
          <w:trHeight w:val="406"/>
        </w:trPr>
        <w:tc>
          <w:tcPr>
            <w:tcW w:w="4952" w:type="dxa"/>
            <w:tcBorders>
              <w:top w:val="nil"/>
              <w:left w:val="nil"/>
              <w:bottom w:val="nil"/>
              <w:right w:val="nil"/>
            </w:tcBorders>
            <w:vAlign w:val="center"/>
          </w:tcPr>
          <w:p w14:paraId="200FC476" w14:textId="77777777" w:rsidR="008E6350" w:rsidRPr="00A02A36" w:rsidRDefault="008E6350" w:rsidP="00B93610">
            <w:pPr>
              <w:spacing w:after="0" w:line="259" w:lineRule="auto"/>
              <w:ind w:left="120" w:right="0" w:firstLine="0"/>
              <w:jc w:val="left"/>
              <w:rPr>
                <w:lang w:val="en-US"/>
              </w:rPr>
            </w:pPr>
            <w:r w:rsidRPr="00A02A36">
              <w:rPr>
                <w:rFonts w:ascii="Calibri" w:eastAsia="Calibri" w:hAnsi="Calibri" w:cs="Calibri"/>
                <w:sz w:val="22"/>
                <w:lang w:val="en-US"/>
              </w:rPr>
              <w:t>Median number of PSA measurements per patient</w:t>
            </w:r>
          </w:p>
        </w:tc>
        <w:tc>
          <w:tcPr>
            <w:tcW w:w="1803" w:type="dxa"/>
            <w:tcBorders>
              <w:top w:val="nil"/>
              <w:left w:val="nil"/>
              <w:bottom w:val="nil"/>
              <w:right w:val="nil"/>
            </w:tcBorders>
            <w:vAlign w:val="center"/>
          </w:tcPr>
          <w:p w14:paraId="17F0B691" w14:textId="77777777" w:rsidR="008E6350" w:rsidRDefault="008E6350" w:rsidP="00B93610">
            <w:pPr>
              <w:spacing w:after="0" w:line="259" w:lineRule="auto"/>
              <w:ind w:left="400" w:right="0" w:firstLine="0"/>
              <w:jc w:val="left"/>
            </w:pPr>
            <w:r>
              <w:rPr>
                <w:rFonts w:ascii="Calibri" w:eastAsia="Calibri" w:hAnsi="Calibri" w:cs="Calibri"/>
                <w:sz w:val="22"/>
              </w:rPr>
              <w:t>6 (IQR: 4–12)</w:t>
            </w:r>
          </w:p>
        </w:tc>
      </w:tr>
      <w:tr w:rsidR="008E6350" w14:paraId="51663535" w14:textId="77777777" w:rsidTr="00B93610">
        <w:trPr>
          <w:trHeight w:val="406"/>
        </w:trPr>
        <w:tc>
          <w:tcPr>
            <w:tcW w:w="4952" w:type="dxa"/>
            <w:tcBorders>
              <w:top w:val="nil"/>
              <w:left w:val="nil"/>
              <w:bottom w:val="nil"/>
              <w:right w:val="nil"/>
            </w:tcBorders>
            <w:vAlign w:val="center"/>
          </w:tcPr>
          <w:p w14:paraId="5EA76CF4" w14:textId="77777777" w:rsidR="008E6350" w:rsidRPr="00A02A36" w:rsidRDefault="008E6350" w:rsidP="00B93610">
            <w:pPr>
              <w:spacing w:after="0" w:line="259" w:lineRule="auto"/>
              <w:ind w:left="120" w:right="0" w:firstLine="0"/>
              <w:jc w:val="left"/>
              <w:rPr>
                <w:lang w:val="en-US"/>
              </w:rPr>
            </w:pPr>
            <w:r w:rsidRPr="00A02A36">
              <w:rPr>
                <w:rFonts w:ascii="Calibri" w:eastAsia="Calibri" w:hAnsi="Calibri" w:cs="Calibri"/>
                <w:sz w:val="22"/>
                <w:lang w:val="en-US"/>
              </w:rPr>
              <w:t>Median PSA value (ng/mL)</w:t>
            </w:r>
          </w:p>
        </w:tc>
        <w:tc>
          <w:tcPr>
            <w:tcW w:w="1803" w:type="dxa"/>
            <w:tcBorders>
              <w:top w:val="nil"/>
              <w:left w:val="nil"/>
              <w:bottom w:val="nil"/>
              <w:right w:val="nil"/>
            </w:tcBorders>
            <w:vAlign w:val="center"/>
          </w:tcPr>
          <w:p w14:paraId="580BA282" w14:textId="77777777" w:rsidR="008E6350" w:rsidRDefault="008E6350" w:rsidP="00B93610">
            <w:pPr>
              <w:spacing w:after="0" w:line="259" w:lineRule="auto"/>
              <w:ind w:left="0" w:right="0" w:firstLine="0"/>
              <w:jc w:val="left"/>
            </w:pPr>
            <w:r>
              <w:rPr>
                <w:rFonts w:ascii="Calibri" w:eastAsia="Calibri" w:hAnsi="Calibri" w:cs="Calibri"/>
                <w:sz w:val="22"/>
              </w:rPr>
              <w:t>5.7 (IQR: 4.1–7.7)</w:t>
            </w:r>
          </w:p>
        </w:tc>
      </w:tr>
      <w:tr w:rsidR="008E6350" w14:paraId="67661F8F" w14:textId="77777777" w:rsidTr="00B93610">
        <w:trPr>
          <w:trHeight w:val="406"/>
        </w:trPr>
        <w:tc>
          <w:tcPr>
            <w:tcW w:w="4952" w:type="dxa"/>
            <w:tcBorders>
              <w:top w:val="nil"/>
              <w:left w:val="nil"/>
              <w:bottom w:val="nil"/>
              <w:right w:val="nil"/>
            </w:tcBorders>
            <w:vAlign w:val="center"/>
          </w:tcPr>
          <w:p w14:paraId="5914263E" w14:textId="77777777" w:rsidR="008E6350" w:rsidRDefault="008E6350" w:rsidP="00B93610">
            <w:pPr>
              <w:spacing w:after="0" w:line="259" w:lineRule="auto"/>
              <w:ind w:left="120" w:right="0" w:firstLine="0"/>
              <w:jc w:val="left"/>
            </w:pPr>
            <w:r>
              <w:rPr>
                <w:rFonts w:ascii="Calibri" w:eastAsia="Calibri" w:hAnsi="Calibri" w:cs="Calibri"/>
                <w:sz w:val="22"/>
              </w:rPr>
              <w:t>Total biopsies</w:t>
            </w:r>
          </w:p>
        </w:tc>
        <w:tc>
          <w:tcPr>
            <w:tcW w:w="1803" w:type="dxa"/>
            <w:tcBorders>
              <w:top w:val="nil"/>
              <w:left w:val="nil"/>
              <w:bottom w:val="nil"/>
              <w:right w:val="nil"/>
            </w:tcBorders>
            <w:vAlign w:val="center"/>
          </w:tcPr>
          <w:p w14:paraId="750BF941" w14:textId="77777777" w:rsidR="008E6350" w:rsidRDefault="008E6350" w:rsidP="00B93610">
            <w:pPr>
              <w:spacing w:after="0" w:line="259" w:lineRule="auto"/>
              <w:ind w:left="0" w:right="0" w:firstLine="0"/>
              <w:jc w:val="right"/>
            </w:pPr>
            <w:r>
              <w:rPr>
                <w:rFonts w:ascii="Calibri" w:eastAsia="Calibri" w:hAnsi="Calibri" w:cs="Calibri"/>
                <w:sz w:val="22"/>
              </w:rPr>
              <w:t>15686</w:t>
            </w:r>
          </w:p>
        </w:tc>
      </w:tr>
      <w:tr w:rsidR="008E6350" w14:paraId="6E12D15A" w14:textId="77777777" w:rsidTr="00B93610">
        <w:trPr>
          <w:trHeight w:val="430"/>
        </w:trPr>
        <w:tc>
          <w:tcPr>
            <w:tcW w:w="4952" w:type="dxa"/>
            <w:tcBorders>
              <w:top w:val="nil"/>
              <w:left w:val="nil"/>
              <w:bottom w:val="single" w:sz="7" w:space="0" w:color="000000"/>
              <w:right w:val="nil"/>
            </w:tcBorders>
            <w:vAlign w:val="center"/>
          </w:tcPr>
          <w:p w14:paraId="53D58EFC" w14:textId="77777777" w:rsidR="008E6350" w:rsidRPr="00A02A36" w:rsidRDefault="008E6350" w:rsidP="00B93610">
            <w:pPr>
              <w:spacing w:after="0" w:line="259" w:lineRule="auto"/>
              <w:ind w:left="120" w:right="0" w:firstLine="0"/>
              <w:jc w:val="left"/>
              <w:rPr>
                <w:lang w:val="en-US"/>
              </w:rPr>
            </w:pPr>
            <w:r w:rsidRPr="00A02A36">
              <w:rPr>
                <w:rFonts w:ascii="Calibri" w:eastAsia="Calibri" w:hAnsi="Calibri" w:cs="Calibri"/>
                <w:sz w:val="22"/>
                <w:lang w:val="en-US"/>
              </w:rPr>
              <w:t>Median number of biopsies per patient</w:t>
            </w:r>
          </w:p>
        </w:tc>
        <w:tc>
          <w:tcPr>
            <w:tcW w:w="1803" w:type="dxa"/>
            <w:tcBorders>
              <w:top w:val="nil"/>
              <w:left w:val="nil"/>
              <w:bottom w:val="single" w:sz="7" w:space="0" w:color="000000"/>
              <w:right w:val="nil"/>
            </w:tcBorders>
            <w:vAlign w:val="center"/>
          </w:tcPr>
          <w:p w14:paraId="42DB31D0" w14:textId="77777777" w:rsidR="008E6350" w:rsidRDefault="008E6350" w:rsidP="00B93610">
            <w:pPr>
              <w:spacing w:after="0" w:line="259" w:lineRule="auto"/>
              <w:ind w:left="509" w:right="0" w:firstLine="0"/>
              <w:jc w:val="left"/>
            </w:pPr>
            <w:r>
              <w:rPr>
                <w:rFonts w:ascii="Calibri" w:eastAsia="Calibri" w:hAnsi="Calibri" w:cs="Calibri"/>
                <w:sz w:val="22"/>
              </w:rPr>
              <w:t>2 (IQR: 1–2)</w:t>
            </w:r>
          </w:p>
        </w:tc>
      </w:tr>
    </w:tbl>
    <w:p w14:paraId="62F64CE6" w14:textId="77777777" w:rsidR="00694E89" w:rsidRDefault="001438C8">
      <w:pPr>
        <w:pStyle w:val="Heading1"/>
        <w:tabs>
          <w:tab w:val="center" w:pos="1484"/>
        </w:tabs>
        <w:ind w:left="-15" w:firstLine="0"/>
      </w:pPr>
      <w:r>
        <w:rPr>
          <w:rFonts w:ascii="Calibri" w:eastAsia="Calibri" w:hAnsi="Calibri" w:cs="Calibri"/>
          <w:i w:val="0"/>
          <w:sz w:val="12"/>
        </w:rPr>
        <w:lastRenderedPageBreak/>
        <w:t>70</w:t>
      </w:r>
      <w:r>
        <w:rPr>
          <w:rFonts w:ascii="Calibri" w:eastAsia="Calibri" w:hAnsi="Calibri" w:cs="Calibri"/>
          <w:i w:val="0"/>
          <w:sz w:val="12"/>
        </w:rPr>
        <w:tab/>
      </w:r>
      <w:r>
        <w:t>2.2. Statistical Model</w:t>
      </w:r>
    </w:p>
    <w:p w14:paraId="1DF10047" w14:textId="77777777" w:rsidR="00694E89" w:rsidRPr="00A02A36" w:rsidRDefault="001438C8">
      <w:pPr>
        <w:numPr>
          <w:ilvl w:val="0"/>
          <w:numId w:val="8"/>
        </w:numPr>
        <w:ind w:right="1208" w:hanging="677"/>
        <w:rPr>
          <w:lang w:val="en-US"/>
        </w:rPr>
      </w:pPr>
      <w:r w:rsidRPr="00A02A36">
        <w:rPr>
          <w:lang w:val="en-US"/>
        </w:rPr>
        <w:t>To create personalized biopsy schedules based on patient-specific risk of</w:t>
      </w:r>
    </w:p>
    <w:p w14:paraId="41A46CC6" w14:textId="77777777" w:rsidR="00694E89" w:rsidRDefault="001438C8" w:rsidP="00B93610">
      <w:pPr>
        <w:numPr>
          <w:ilvl w:val="0"/>
          <w:numId w:val="8"/>
        </w:numPr>
        <w:spacing w:after="29" w:line="370" w:lineRule="auto"/>
        <w:ind w:right="1208" w:hanging="677"/>
        <w:rPr>
          <w:lang w:val="en-US"/>
        </w:rPr>
      </w:pPr>
      <w:r w:rsidRPr="008E6350">
        <w:rPr>
          <w:lang w:val="en-US"/>
        </w:rPr>
        <w:t xml:space="preserve">reclassification, we </w:t>
      </w:r>
      <w:commentRangeStart w:id="142"/>
      <w:r w:rsidRPr="008E6350">
        <w:rPr>
          <w:lang w:val="en-US"/>
        </w:rPr>
        <w:t>required</w:t>
      </w:r>
      <w:commentRangeEnd w:id="142"/>
      <w:r w:rsidR="004536EF">
        <w:rPr>
          <w:rStyle w:val="CommentReference"/>
        </w:rPr>
        <w:commentReference w:id="142"/>
      </w:r>
      <w:r w:rsidRPr="008E6350">
        <w:rPr>
          <w:lang w:val="en-US"/>
        </w:rPr>
        <w:t xml:space="preserve"> a risk prediction model. </w:t>
      </w:r>
      <w:r w:rsidR="008E6350" w:rsidRPr="008E6350">
        <w:rPr>
          <w:lang w:val="en-US"/>
        </w:rPr>
        <w:t>Available data was pa</w:t>
      </w:r>
      <w:r w:rsidRPr="008E6350">
        <w:rPr>
          <w:lang w:val="en-US"/>
        </w:rPr>
        <w:t>tient age at inclusion in AS, longitudinally measured PSA, timing of repeat</w:t>
      </w:r>
      <w:r w:rsidR="008E6350" w:rsidRPr="008E6350">
        <w:rPr>
          <w:lang w:val="en-US"/>
        </w:rPr>
        <w:t xml:space="preserve"> </w:t>
      </w:r>
      <w:r w:rsidRPr="008E6350">
        <w:rPr>
          <w:lang w:val="en-US"/>
        </w:rPr>
        <w:t>biopsies and corresponding Gleason grades, an</w:t>
      </w:r>
      <w:r w:rsidR="008E6350" w:rsidRPr="008E6350">
        <w:rPr>
          <w:lang w:val="en-US"/>
        </w:rPr>
        <w:t>d observed time of reclassifica</w:t>
      </w:r>
      <w:r w:rsidRPr="008E6350">
        <w:rPr>
          <w:lang w:val="en-US"/>
        </w:rPr>
        <w:t xml:space="preserve">tion. Analysis of this data </w:t>
      </w:r>
      <w:del w:id="143" w:author="M.J. Roobol - Bouts" w:date="2019-12-05T12:49:00Z">
        <w:r w:rsidRPr="008E6350" w:rsidDel="00075D89">
          <w:rPr>
            <w:lang w:val="en-US"/>
          </w:rPr>
          <w:delText xml:space="preserve">required </w:delText>
        </w:r>
      </w:del>
      <w:ins w:id="144" w:author="M.J. Roobol - Bouts" w:date="2019-12-05T12:49:00Z">
        <w:r w:rsidR="00075D89">
          <w:rPr>
            <w:lang w:val="en-US"/>
          </w:rPr>
          <w:t xml:space="preserve">consisted of </w:t>
        </w:r>
        <w:del w:id="145" w:author="Anders Bjartell" w:date="2019-12-09T00:18:00Z">
          <w:r w:rsidR="00075D89" w:rsidRPr="008E6350" w:rsidDel="006064AD">
            <w:rPr>
              <w:lang w:val="en-US"/>
            </w:rPr>
            <w:delText xml:space="preserve"> </w:delText>
          </w:r>
        </w:del>
      </w:ins>
      <w:r w:rsidRPr="008E6350">
        <w:rPr>
          <w:lang w:val="en-US"/>
        </w:rPr>
        <w:t>modeling the within-patient correlation</w:t>
      </w:r>
      <w:r w:rsidR="008E6350" w:rsidRPr="008E6350">
        <w:rPr>
          <w:lang w:val="en-US"/>
        </w:rPr>
        <w:t xml:space="preserve"> </w:t>
      </w:r>
      <w:r w:rsidRPr="008E6350">
        <w:rPr>
          <w:lang w:val="en-US"/>
        </w:rPr>
        <w:t xml:space="preserve">for PSA, association between the Gleason </w:t>
      </w:r>
      <w:r w:rsidR="008E6350" w:rsidRPr="008E6350">
        <w:rPr>
          <w:lang w:val="en-US"/>
        </w:rPr>
        <w:t>grades and PSA profiles of a pa</w:t>
      </w:r>
      <w:r w:rsidRPr="008E6350">
        <w:rPr>
          <w:lang w:val="en-US"/>
        </w:rPr>
        <w:t>tient, and handling missing PSA measurements after a patient experienced</w:t>
      </w:r>
      <w:r w:rsidR="008E6350">
        <w:rPr>
          <w:lang w:val="en-US"/>
        </w:rPr>
        <w:t xml:space="preserve"> </w:t>
      </w:r>
      <w:r w:rsidRPr="008E6350">
        <w:rPr>
          <w:lang w:val="en-US"/>
        </w:rPr>
        <w:t xml:space="preserve">reclassification. </w:t>
      </w:r>
      <w:del w:id="146" w:author="M.J. Roobol - Bouts" w:date="2019-12-05T12:50:00Z">
        <w:r w:rsidRPr="008E6350" w:rsidDel="00075D89">
          <w:rPr>
            <w:lang w:val="en-US"/>
          </w:rPr>
          <w:delText>In such situations, a commonly</w:delText>
        </w:r>
      </w:del>
      <w:ins w:id="147" w:author="M.J. Roobol - Bouts" w:date="2019-12-05T12:50:00Z">
        <w:r w:rsidR="00075D89">
          <w:rPr>
            <w:lang w:val="en-US"/>
          </w:rPr>
          <w:t xml:space="preserve">For this we </w:t>
        </w:r>
      </w:ins>
      <w:del w:id="148" w:author="M.J. Roobol - Bouts" w:date="2019-12-05T12:50:00Z">
        <w:r w:rsidRPr="008E6350" w:rsidDel="00075D89">
          <w:rPr>
            <w:lang w:val="en-US"/>
          </w:rPr>
          <w:delText xml:space="preserve"> </w:delText>
        </w:r>
      </w:del>
      <w:r w:rsidRPr="008E6350">
        <w:rPr>
          <w:lang w:val="en-US"/>
        </w:rPr>
        <w:t xml:space="preserve">used </w:t>
      </w:r>
      <w:del w:id="149" w:author="M.J. Roobol - Bouts" w:date="2019-12-05T12:50:00Z">
        <w:r w:rsidRPr="008E6350" w:rsidDel="00075D89">
          <w:rPr>
            <w:lang w:val="en-US"/>
          </w:rPr>
          <w:delText xml:space="preserve">model is </w:delText>
        </w:r>
      </w:del>
      <w:r w:rsidRPr="008E6350">
        <w:rPr>
          <w:lang w:val="en-US"/>
        </w:rPr>
        <w:t xml:space="preserve">the joint model </w:t>
      </w:r>
      <w:r w:rsidRPr="008E6350">
        <w:rPr>
          <w:rFonts w:ascii="Calibri" w:eastAsia="Calibri" w:hAnsi="Calibri" w:cs="Calibri"/>
          <w:sz w:val="12"/>
          <w:lang w:val="en-US"/>
        </w:rPr>
        <w:t xml:space="preserve">79 </w:t>
      </w:r>
      <w:r w:rsidRPr="008E6350">
        <w:rPr>
          <w:lang w:val="en-US"/>
        </w:rPr>
        <w:t>for time-to-event and longitudinal data [12, 13, 14].</w:t>
      </w:r>
    </w:p>
    <w:p w14:paraId="5BEDBE9F" w14:textId="77777777" w:rsidR="008E6350" w:rsidRDefault="008E6350">
      <w:pPr>
        <w:numPr>
          <w:ilvl w:val="0"/>
          <w:numId w:val="9"/>
        </w:numPr>
        <w:ind w:right="1208" w:hanging="677"/>
        <w:rPr>
          <w:lang w:val="en-US"/>
        </w:rPr>
      </w:pPr>
    </w:p>
    <w:p w14:paraId="4AB6B9AB" w14:textId="77777777" w:rsidR="00694E89" w:rsidRPr="008E6350" w:rsidRDefault="001438C8">
      <w:pPr>
        <w:numPr>
          <w:ilvl w:val="0"/>
          <w:numId w:val="9"/>
        </w:numPr>
        <w:ind w:right="1208" w:hanging="677"/>
        <w:rPr>
          <w:lang w:val="en-US"/>
        </w:rPr>
      </w:pPr>
      <w:r w:rsidRPr="00A02A36">
        <w:rPr>
          <w:lang w:val="en-US"/>
        </w:rPr>
        <w:t>Our joint mod</w:t>
      </w:r>
      <w:r w:rsidR="008E6350">
        <w:rPr>
          <w:lang w:val="en-US"/>
        </w:rPr>
        <w:t xml:space="preserve">el consisted of two sub-models. </w:t>
      </w:r>
      <w:r w:rsidRPr="008E6350">
        <w:rPr>
          <w:lang w:val="en-US"/>
        </w:rPr>
        <w:t>First, a linear mixed</w:t>
      </w:r>
    </w:p>
    <w:p w14:paraId="5EFDC224" w14:textId="77777777" w:rsidR="00694E89" w:rsidRDefault="001438C8">
      <w:pPr>
        <w:numPr>
          <w:ilvl w:val="0"/>
          <w:numId w:val="9"/>
        </w:numPr>
        <w:ind w:right="1208" w:hanging="677"/>
      </w:pPr>
      <w:r w:rsidRPr="00A02A36">
        <w:rPr>
          <w:lang w:val="en-US"/>
        </w:rPr>
        <w:t xml:space="preserve">model [15] for longitudinally measured PSA (log-transformed). </w:t>
      </w:r>
      <w:r>
        <w:t>Second, a</w:t>
      </w:r>
    </w:p>
    <w:p w14:paraId="480DC3EE" w14:textId="77777777" w:rsidR="00694E89" w:rsidRPr="00A02A36" w:rsidRDefault="001438C8">
      <w:pPr>
        <w:numPr>
          <w:ilvl w:val="0"/>
          <w:numId w:val="9"/>
        </w:numPr>
        <w:ind w:right="1208" w:hanging="677"/>
        <w:rPr>
          <w:lang w:val="en-US"/>
        </w:rPr>
      </w:pPr>
      <w:r w:rsidRPr="00A02A36">
        <w:rPr>
          <w:lang w:val="en-US"/>
        </w:rPr>
        <w:t>relative-risk model (similar to Cox model) for obtaining the risk of reclas-</w:t>
      </w:r>
    </w:p>
    <w:p w14:paraId="53226E08" w14:textId="77777777" w:rsidR="00694E89" w:rsidRPr="00A02A36" w:rsidRDefault="001438C8">
      <w:pPr>
        <w:numPr>
          <w:ilvl w:val="0"/>
          <w:numId w:val="9"/>
        </w:numPr>
        <w:ind w:right="1208" w:hanging="677"/>
        <w:rPr>
          <w:lang w:val="en-US"/>
        </w:rPr>
      </w:pPr>
      <w:r w:rsidRPr="00A02A36">
        <w:rPr>
          <w:lang w:val="en-US"/>
        </w:rPr>
        <w:t>sification. In the model for PSA, we fitted a curve to PSA measurements</w:t>
      </w:r>
    </w:p>
    <w:p w14:paraId="6AE40A50" w14:textId="77777777" w:rsidR="00694E89" w:rsidRPr="00A02A36" w:rsidRDefault="001438C8">
      <w:pPr>
        <w:numPr>
          <w:ilvl w:val="0"/>
          <w:numId w:val="9"/>
        </w:numPr>
        <w:ind w:right="1208" w:hanging="677"/>
        <w:rPr>
          <w:lang w:val="en-US"/>
        </w:rPr>
      </w:pPr>
      <w:r w:rsidRPr="00A02A36">
        <w:rPr>
          <w:lang w:val="en-US"/>
        </w:rPr>
        <w:t>(Panel A, Figure 3). From each patient’s fitted PSA profile, we extracted</w:t>
      </w:r>
    </w:p>
    <w:p w14:paraId="496C7DFF" w14:textId="77777777" w:rsidR="00694E89" w:rsidRPr="00A02A36" w:rsidRDefault="001438C8">
      <w:pPr>
        <w:numPr>
          <w:ilvl w:val="0"/>
          <w:numId w:val="9"/>
        </w:numPr>
        <w:ind w:right="1208" w:hanging="677"/>
        <w:rPr>
          <w:lang w:val="en-US"/>
        </w:rPr>
      </w:pPr>
      <w:r w:rsidRPr="00A02A36">
        <w:rPr>
          <w:lang w:val="en-US"/>
        </w:rPr>
        <w:t>the instantaneous PSA velocity. This velocity varies over time (Panel B,</w:t>
      </w:r>
    </w:p>
    <w:p w14:paraId="622A7EDE" w14:textId="77777777" w:rsidR="00694E89" w:rsidRPr="008E6350" w:rsidRDefault="001438C8" w:rsidP="00B93610">
      <w:pPr>
        <w:numPr>
          <w:ilvl w:val="0"/>
          <w:numId w:val="9"/>
        </w:numPr>
        <w:spacing w:after="217" w:line="395" w:lineRule="auto"/>
        <w:ind w:right="1208" w:hanging="677"/>
        <w:rPr>
          <w:lang w:val="en-US"/>
        </w:rPr>
      </w:pPr>
      <w:r w:rsidRPr="008E6350">
        <w:rPr>
          <w:lang w:val="en-US"/>
        </w:rPr>
        <w:t>Figure 3). Consequently, it is more precise than the currently used constant</w:t>
      </w:r>
      <w:r w:rsidR="008E6350" w:rsidRPr="008E6350">
        <w:rPr>
          <w:lang w:val="en-US"/>
        </w:rPr>
        <w:t xml:space="preserve"> </w:t>
      </w:r>
      <w:r w:rsidRPr="008E6350">
        <w:rPr>
          <w:lang w:val="en-US"/>
        </w:rPr>
        <w:t>PSA velocity assumption [16]. We connected the two sub-models by using</w:t>
      </w:r>
      <w:r w:rsidR="008E6350" w:rsidRPr="008E6350">
        <w:rPr>
          <w:lang w:val="en-US"/>
        </w:rPr>
        <w:t xml:space="preserve"> </w:t>
      </w:r>
      <w:r w:rsidRPr="008E6350">
        <w:rPr>
          <w:lang w:val="en-US"/>
        </w:rPr>
        <w:t>the fitted PSA and instantaneous velocity as predictors in the sub-model for</w:t>
      </w:r>
      <w:r w:rsidR="008E6350" w:rsidRPr="008E6350">
        <w:rPr>
          <w:lang w:val="en-US"/>
        </w:rPr>
        <w:t xml:space="preserve"> </w:t>
      </w:r>
      <w:r w:rsidRPr="008E6350">
        <w:rPr>
          <w:lang w:val="en-US"/>
        </w:rPr>
        <w:t>risk of reclassification (Panel C, Figure 3). Patient age was included in both</w:t>
      </w:r>
      <w:r w:rsidR="008E6350">
        <w:rPr>
          <w:lang w:val="en-US"/>
        </w:rPr>
        <w:t xml:space="preserve"> </w:t>
      </w:r>
      <w:r w:rsidRPr="008E6350">
        <w:rPr>
          <w:lang w:val="en-US"/>
        </w:rPr>
        <w:t xml:space="preserve">sub-models. The parameters of the two sub-models were estimated jointly </w:t>
      </w:r>
      <w:r w:rsidRPr="008E6350">
        <w:rPr>
          <w:rFonts w:ascii="Calibri" w:eastAsia="Calibri" w:hAnsi="Calibri" w:cs="Calibri"/>
          <w:sz w:val="12"/>
          <w:lang w:val="en-US"/>
        </w:rPr>
        <w:t xml:space="preserve">91 </w:t>
      </w:r>
      <w:r w:rsidRPr="008E6350">
        <w:rPr>
          <w:lang w:val="en-US"/>
        </w:rPr>
        <w:t xml:space="preserve">(Supplementary A) using the R package </w:t>
      </w:r>
      <w:r w:rsidRPr="008E6350">
        <w:rPr>
          <w:b/>
          <w:lang w:val="en-US"/>
        </w:rPr>
        <w:t xml:space="preserve">JMbayes </w:t>
      </w:r>
      <w:r w:rsidRPr="008E6350">
        <w:rPr>
          <w:lang w:val="en-US"/>
        </w:rPr>
        <w:t>[17].</w:t>
      </w:r>
    </w:p>
    <w:p w14:paraId="135205AF" w14:textId="77777777" w:rsidR="00694E89" w:rsidRPr="00A02A36" w:rsidRDefault="001438C8" w:rsidP="008E6350">
      <w:pPr>
        <w:pStyle w:val="Heading1"/>
        <w:tabs>
          <w:tab w:val="center" w:pos="3298"/>
        </w:tabs>
        <w:ind w:left="-15" w:firstLine="0"/>
        <w:rPr>
          <w:lang w:val="en-US"/>
        </w:rPr>
      </w:pPr>
      <w:r w:rsidRPr="00A02A36">
        <w:rPr>
          <w:rFonts w:ascii="Calibri" w:eastAsia="Calibri" w:hAnsi="Calibri" w:cs="Calibri"/>
          <w:i w:val="0"/>
          <w:sz w:val="12"/>
          <w:lang w:val="en-US"/>
        </w:rPr>
        <w:lastRenderedPageBreak/>
        <w:t>92</w:t>
      </w:r>
      <w:r w:rsidRPr="00A02A36">
        <w:rPr>
          <w:rFonts w:ascii="Calibri" w:eastAsia="Calibri" w:hAnsi="Calibri" w:cs="Calibri"/>
          <w:i w:val="0"/>
          <w:sz w:val="12"/>
          <w:lang w:val="en-US"/>
        </w:rPr>
        <w:tab/>
      </w:r>
    </w:p>
    <w:p w14:paraId="4CB0C7CA" w14:textId="77777777" w:rsidR="00694E89" w:rsidRDefault="001438C8">
      <w:pPr>
        <w:spacing w:after="520" w:line="259" w:lineRule="auto"/>
        <w:ind w:left="480" w:right="0" w:firstLine="0"/>
        <w:jc w:val="left"/>
      </w:pPr>
      <w:r>
        <w:rPr>
          <w:noProof/>
        </w:rPr>
        <w:drawing>
          <wp:inline distT="0" distB="0" distL="0" distR="0" wp14:anchorId="1E0B4B15" wp14:editId="324C1C3A">
            <wp:extent cx="4532243" cy="4381169"/>
            <wp:effectExtent l="0" t="0" r="1905" b="635"/>
            <wp:docPr id="31672" name="Picture 31672"/>
            <wp:cNvGraphicFramePr/>
            <a:graphic xmlns:a="http://schemas.openxmlformats.org/drawingml/2006/main">
              <a:graphicData uri="http://schemas.openxmlformats.org/drawingml/2006/picture">
                <pic:pic xmlns:pic="http://schemas.openxmlformats.org/drawingml/2006/picture">
                  <pic:nvPicPr>
                    <pic:cNvPr id="31672" name="Picture 31672"/>
                    <pic:cNvPicPr/>
                  </pic:nvPicPr>
                  <pic:blipFill>
                    <a:blip r:embed="rId11"/>
                    <a:stretch>
                      <a:fillRect/>
                    </a:stretch>
                  </pic:blipFill>
                  <pic:spPr>
                    <a:xfrm>
                      <a:off x="0" y="0"/>
                      <a:ext cx="4535301" cy="4384125"/>
                    </a:xfrm>
                    <a:prstGeom prst="rect">
                      <a:avLst/>
                    </a:prstGeom>
                  </pic:spPr>
                </pic:pic>
              </a:graphicData>
            </a:graphic>
          </wp:inline>
        </w:drawing>
      </w:r>
    </w:p>
    <w:p w14:paraId="34ED7995" w14:textId="77777777" w:rsidR="00694E89" w:rsidRDefault="001438C8">
      <w:pPr>
        <w:spacing w:after="17" w:line="380" w:lineRule="auto"/>
        <w:ind w:left="385" w:right="1208"/>
        <w:rPr>
          <w:sz w:val="20"/>
          <w:lang w:val="en-US"/>
        </w:rPr>
      </w:pPr>
      <w:r w:rsidRPr="00A02A36">
        <w:rPr>
          <w:sz w:val="20"/>
          <w:lang w:val="en-US"/>
        </w:rPr>
        <w:t xml:space="preserve">Figure 3: </w:t>
      </w:r>
      <w:r w:rsidRPr="00A02A36">
        <w:rPr>
          <w:b/>
          <w:sz w:val="20"/>
          <w:lang w:val="en-US"/>
        </w:rPr>
        <w:t>Illustration of the joint model on a real PRIAS patient</w:t>
      </w:r>
      <w:r w:rsidRPr="00A02A36">
        <w:rPr>
          <w:sz w:val="20"/>
          <w:lang w:val="en-US"/>
        </w:rPr>
        <w:t xml:space="preserve">. </w:t>
      </w:r>
      <w:r w:rsidRPr="00A02A36">
        <w:rPr>
          <w:b/>
          <w:sz w:val="20"/>
          <w:lang w:val="en-US"/>
        </w:rPr>
        <w:t xml:space="preserve">Panel A: </w:t>
      </w:r>
      <w:r w:rsidRPr="00A02A36">
        <w:rPr>
          <w:sz w:val="20"/>
          <w:lang w:val="en-US"/>
        </w:rPr>
        <w:t xml:space="preserve">Observed PSA (blue dots) and fitted PSA (solid blue line), log-transformed. </w:t>
      </w:r>
      <w:r w:rsidRPr="00A02A36">
        <w:rPr>
          <w:b/>
          <w:sz w:val="20"/>
          <w:lang w:val="en-US"/>
        </w:rPr>
        <w:t xml:space="preserve">Panel B: </w:t>
      </w:r>
      <w:r w:rsidRPr="00A02A36">
        <w:rPr>
          <w:sz w:val="20"/>
          <w:lang w:val="en-US"/>
        </w:rPr>
        <w:t xml:space="preserve">Estimated instantaneous velocity of PSA (log-transformed). </w:t>
      </w:r>
      <w:r w:rsidRPr="00A02A36">
        <w:rPr>
          <w:b/>
          <w:sz w:val="20"/>
          <w:lang w:val="en-US"/>
        </w:rPr>
        <w:t>Panel C</w:t>
      </w:r>
      <w:r w:rsidRPr="00A02A36">
        <w:rPr>
          <w:sz w:val="20"/>
          <w:lang w:val="en-US"/>
        </w:rPr>
        <w:t>: Predicted cumulativerisk of reclassification (95% credible interval shaded). Reclassification is defined as an increase in Gleason grade from grade 1 to 2 or higher. This risk of reclassification is available starting from the time of the latest negative biopsy (vertical green line at year 1 of follow-up). The joint model estimated it by combining the fitted value and fitted instantaneous velocity of PSA (log scale), and time of the latest negative biopsy. Black dashed line at year 3 denotes the time of current visit.</w:t>
      </w:r>
    </w:p>
    <w:p w14:paraId="155E23DF" w14:textId="77777777" w:rsidR="008E6350" w:rsidRPr="00A02A36" w:rsidRDefault="008E6350" w:rsidP="008E6350">
      <w:pPr>
        <w:pStyle w:val="Heading1"/>
        <w:tabs>
          <w:tab w:val="center" w:pos="3298"/>
        </w:tabs>
        <w:rPr>
          <w:lang w:val="en-US"/>
        </w:rPr>
      </w:pPr>
      <w:r w:rsidRPr="00A02A36">
        <w:rPr>
          <w:lang w:val="en-US"/>
        </w:rPr>
        <w:lastRenderedPageBreak/>
        <w:t xml:space="preserve">2.3. Risk of Reclassification Based Personalized </w:t>
      </w:r>
      <w:commentRangeStart w:id="150"/>
      <w:r w:rsidRPr="00A02A36">
        <w:rPr>
          <w:lang w:val="en-US"/>
        </w:rPr>
        <w:t>Biopsies</w:t>
      </w:r>
      <w:commentRangeEnd w:id="150"/>
      <w:r w:rsidR="00075D89">
        <w:rPr>
          <w:rStyle w:val="CommentReference"/>
          <w:i w:val="0"/>
        </w:rPr>
        <w:commentReference w:id="150"/>
      </w:r>
    </w:p>
    <w:p w14:paraId="5792D436" w14:textId="77777777" w:rsidR="008E6350" w:rsidRDefault="008E6350" w:rsidP="008E6350">
      <w:pPr>
        <w:numPr>
          <w:ilvl w:val="0"/>
          <w:numId w:val="10"/>
        </w:numPr>
        <w:ind w:right="1208" w:hanging="741"/>
        <w:rPr>
          <w:lang w:val="en-US"/>
        </w:rPr>
      </w:pPr>
      <w:r w:rsidRPr="008E6350">
        <w:rPr>
          <w:lang w:val="en-US"/>
        </w:rPr>
        <w:t>The key component in personalized schedules is the cumulative-risk of reclassification. Given a patient’s accumulated PSA measurements and biopsy results, our joint model predicted the cumulative-risk of reclassification at his current as well as future visit times (Panel C, Figure 3). This cumulative-risk is updated with more patient data over fo</w:t>
      </w:r>
      <w:r>
        <w:rPr>
          <w:lang w:val="en-US"/>
        </w:rPr>
        <w:t>llow-up (Figure 5, Supplemen</w:t>
      </w:r>
      <w:r w:rsidRPr="008E6350">
        <w:rPr>
          <w:lang w:val="en-US"/>
        </w:rPr>
        <w:t>tary B).</w:t>
      </w:r>
    </w:p>
    <w:p w14:paraId="36E41048" w14:textId="77777777" w:rsidR="008E6350" w:rsidRPr="004536EF" w:rsidRDefault="008E6350" w:rsidP="008E6350">
      <w:pPr>
        <w:numPr>
          <w:ilvl w:val="0"/>
          <w:numId w:val="10"/>
        </w:numPr>
        <w:ind w:right="1208" w:hanging="741"/>
        <w:rPr>
          <w:lang w:val="en-US"/>
        </w:rPr>
      </w:pPr>
    </w:p>
    <w:p w14:paraId="66516CE0" w14:textId="77777777" w:rsidR="008E6350" w:rsidRPr="008E6350" w:rsidRDefault="008E6350" w:rsidP="008E6350">
      <w:pPr>
        <w:numPr>
          <w:ilvl w:val="0"/>
          <w:numId w:val="10"/>
        </w:numPr>
        <w:ind w:right="1208" w:hanging="741"/>
        <w:rPr>
          <w:lang w:val="en-US"/>
        </w:rPr>
      </w:pPr>
      <w:r w:rsidRPr="00A02A36">
        <w:rPr>
          <w:lang w:val="en-US"/>
        </w:rPr>
        <w:t xml:space="preserve">In PRIAS, patient PSA was measured every six months. </w:t>
      </w:r>
      <w:r w:rsidRPr="008E6350">
        <w:rPr>
          <w:lang w:val="en-US"/>
        </w:rPr>
        <w:t>If during a PSA</w:t>
      </w:r>
    </w:p>
    <w:p w14:paraId="5CCABB98" w14:textId="77777777" w:rsidR="008E6350" w:rsidRDefault="008E6350" w:rsidP="008E6350">
      <w:pPr>
        <w:numPr>
          <w:ilvl w:val="0"/>
          <w:numId w:val="10"/>
        </w:numPr>
        <w:ind w:right="1208" w:hanging="741"/>
        <w:rPr>
          <w:lang w:val="en-US"/>
        </w:rPr>
      </w:pPr>
      <w:r w:rsidRPr="008E6350">
        <w:rPr>
          <w:lang w:val="en-US"/>
        </w:rPr>
        <w:t>visit, a patient’s predicted cumulative-risk of reclassification was more than a certain threshold (e.g., 10%), we scheduled an immediate biopsy. We scheduled future biopsies too because our model predicts patient’s cumulative-risk at his future follow-up visits as well. We achieved this by repeatedly applying the same risk threshold rule at each future follow-up visit (Supplementary C). We maintained a minimum gap of one year between consecutive biopsies (PRIAS recommendation). Example personalized schedules based on 5% and 10% risk thresholds are shown in Panel B, Figure 4. Due to the currently limited follow-up period of PRIAS</w:t>
      </w:r>
      <w:r>
        <w:rPr>
          <w:lang w:val="en-US"/>
        </w:rPr>
        <w:t>, we were able to schedule biop</w:t>
      </w:r>
      <w:r w:rsidRPr="008E6350">
        <w:rPr>
          <w:lang w:val="en-US"/>
        </w:rPr>
        <w:t>sies during the first six years of follow-up only (Table 12, Supplementary C).</w:t>
      </w:r>
    </w:p>
    <w:p w14:paraId="688B9779" w14:textId="77777777" w:rsidR="008E6350" w:rsidRPr="008E6350" w:rsidRDefault="008E6350" w:rsidP="008E6350">
      <w:pPr>
        <w:numPr>
          <w:ilvl w:val="0"/>
          <w:numId w:val="10"/>
        </w:numPr>
        <w:ind w:right="1208" w:hanging="741"/>
        <w:rPr>
          <w:lang w:val="en-US"/>
        </w:rPr>
      </w:pPr>
    </w:p>
    <w:p w14:paraId="4E3EF451" w14:textId="77777777" w:rsidR="008E6350" w:rsidRDefault="008E6350" w:rsidP="008E6350">
      <w:pPr>
        <w:numPr>
          <w:ilvl w:val="0"/>
          <w:numId w:val="10"/>
        </w:numPr>
        <w:ind w:right="1208" w:hanging="741"/>
      </w:pPr>
      <w:r w:rsidRPr="00A02A36">
        <w:rPr>
          <w:lang w:val="en-US"/>
        </w:rPr>
        <w:t>The choice of the risk threshold in the personalized schedule dictates</w:t>
      </w:r>
      <w:r>
        <w:rPr>
          <w:lang w:val="en-US"/>
        </w:rPr>
        <w:t xml:space="preserve"> </w:t>
      </w:r>
      <w:r w:rsidRPr="00A02A36">
        <w:rPr>
          <w:lang w:val="en-US"/>
        </w:rPr>
        <w:t xml:space="preserve">the </w:t>
      </w:r>
      <w:r w:rsidRPr="00A02A36">
        <w:rPr>
          <w:i/>
          <w:lang w:val="en-US"/>
        </w:rPr>
        <w:t xml:space="preserve">consequences </w:t>
      </w:r>
      <w:r w:rsidRPr="00A02A36">
        <w:rPr>
          <w:lang w:val="en-US"/>
        </w:rPr>
        <w:t xml:space="preserve">of following that schedule. </w:t>
      </w:r>
      <w:r>
        <w:rPr>
          <w:i/>
        </w:rPr>
        <w:t xml:space="preserve">Consequences </w:t>
      </w:r>
      <w:r>
        <w:t>are the timing</w:t>
      </w:r>
    </w:p>
    <w:p w14:paraId="602FAED3" w14:textId="77777777" w:rsidR="008E6350" w:rsidRPr="00A02A36" w:rsidRDefault="008E6350" w:rsidP="008E6350">
      <w:pPr>
        <w:numPr>
          <w:ilvl w:val="0"/>
          <w:numId w:val="10"/>
        </w:numPr>
        <w:spacing w:after="154"/>
        <w:ind w:right="1208" w:hanging="741"/>
        <w:rPr>
          <w:lang w:val="en-US"/>
        </w:rPr>
      </w:pPr>
      <w:r w:rsidRPr="00A02A36">
        <w:rPr>
          <w:lang w:val="en-US"/>
        </w:rPr>
        <w:t>and the total number of biopsies, and the expected time delay in detecting</w:t>
      </w:r>
    </w:p>
    <w:p w14:paraId="2052C7F8" w14:textId="77777777" w:rsidR="008E6350" w:rsidRPr="008E6350" w:rsidRDefault="008E6350" w:rsidP="008E6350">
      <w:pPr>
        <w:numPr>
          <w:ilvl w:val="0"/>
          <w:numId w:val="10"/>
        </w:numPr>
        <w:spacing w:after="232" w:line="384" w:lineRule="auto"/>
        <w:ind w:right="1208" w:hanging="741"/>
        <w:rPr>
          <w:lang w:val="en-US"/>
        </w:rPr>
      </w:pPr>
      <w:r w:rsidRPr="008E6350">
        <w:rPr>
          <w:lang w:val="en-US"/>
        </w:rPr>
        <w:t xml:space="preserve">reclassification. Our model estimated </w:t>
      </w:r>
      <w:r w:rsidRPr="008E6350">
        <w:rPr>
          <w:i/>
          <w:lang w:val="en-US"/>
        </w:rPr>
        <w:t xml:space="preserve">consequences </w:t>
      </w:r>
      <w:r w:rsidRPr="008E6350">
        <w:rPr>
          <w:lang w:val="en-US"/>
        </w:rPr>
        <w:t xml:space="preserve">in a personalized manner (Panel B,C in Figure 4, and Figure 9–11 in Supplementary C) given any schedule of biopsies. Thus, patients can compare personalized schedules based on different risk thresholds, with fixed schedules, before making a </w:t>
      </w:r>
      <w:r w:rsidRPr="008E6350">
        <w:rPr>
          <w:rFonts w:ascii="Calibri" w:eastAsia="Calibri" w:hAnsi="Calibri" w:cs="Calibri"/>
          <w:sz w:val="12"/>
          <w:lang w:val="en-US"/>
        </w:rPr>
        <w:t xml:space="preserve">117 </w:t>
      </w:r>
      <w:r w:rsidRPr="008E6350">
        <w:rPr>
          <w:lang w:val="en-US"/>
        </w:rPr>
        <w:t>choice.</w:t>
      </w:r>
    </w:p>
    <w:p w14:paraId="22CE3D7A" w14:textId="77777777" w:rsidR="008E6350" w:rsidRPr="00A02A36" w:rsidRDefault="008E6350">
      <w:pPr>
        <w:spacing w:after="17" w:line="380" w:lineRule="auto"/>
        <w:ind w:left="385" w:right="1208"/>
        <w:rPr>
          <w:lang w:val="en-US"/>
        </w:rPr>
      </w:pPr>
    </w:p>
    <w:p w14:paraId="5D1936A1" w14:textId="77777777" w:rsidR="00694E89" w:rsidRDefault="001438C8">
      <w:pPr>
        <w:spacing w:after="46" w:line="259" w:lineRule="auto"/>
        <w:ind w:left="381" w:right="0" w:firstLine="0"/>
        <w:jc w:val="left"/>
      </w:pPr>
      <w:r>
        <w:rPr>
          <w:noProof/>
        </w:rPr>
        <w:drawing>
          <wp:inline distT="0" distB="0" distL="0" distR="0" wp14:anchorId="2CE3AE5E" wp14:editId="35A5290F">
            <wp:extent cx="4937760" cy="4706112"/>
            <wp:effectExtent l="0" t="0" r="0" b="0"/>
            <wp:docPr id="31674" name="Picture 31674"/>
            <wp:cNvGraphicFramePr/>
            <a:graphic xmlns:a="http://schemas.openxmlformats.org/drawingml/2006/main">
              <a:graphicData uri="http://schemas.openxmlformats.org/drawingml/2006/picture">
                <pic:pic xmlns:pic="http://schemas.openxmlformats.org/drawingml/2006/picture">
                  <pic:nvPicPr>
                    <pic:cNvPr id="31674" name="Picture 31674"/>
                    <pic:cNvPicPr/>
                  </pic:nvPicPr>
                  <pic:blipFill>
                    <a:blip r:embed="rId12"/>
                    <a:stretch>
                      <a:fillRect/>
                    </a:stretch>
                  </pic:blipFill>
                  <pic:spPr>
                    <a:xfrm>
                      <a:off x="0" y="0"/>
                      <a:ext cx="4937760" cy="4706112"/>
                    </a:xfrm>
                    <a:prstGeom prst="rect">
                      <a:avLst/>
                    </a:prstGeom>
                  </pic:spPr>
                </pic:pic>
              </a:graphicData>
            </a:graphic>
          </wp:inline>
        </w:drawing>
      </w:r>
    </w:p>
    <w:p w14:paraId="2B519901" w14:textId="77777777" w:rsidR="00694E89" w:rsidRPr="00A02A36" w:rsidRDefault="001438C8">
      <w:pPr>
        <w:spacing w:after="479" w:line="259" w:lineRule="auto"/>
        <w:ind w:left="2574" w:right="0" w:firstLine="0"/>
        <w:jc w:val="left"/>
        <w:rPr>
          <w:lang w:val="en-US"/>
        </w:rPr>
      </w:pPr>
      <w:r w:rsidRPr="00A02A36">
        <w:rPr>
          <w:rFonts w:ascii="Arial" w:eastAsia="Arial" w:hAnsi="Arial" w:cs="Arial"/>
          <w:sz w:val="20"/>
          <w:lang w:val="en-US"/>
        </w:rPr>
        <w:t>Expected delay (months) in detecting reclassification</w:t>
      </w:r>
    </w:p>
    <w:p w14:paraId="74677F05" w14:textId="77777777" w:rsidR="00694E89" w:rsidRPr="00A02A36" w:rsidRDefault="001438C8">
      <w:pPr>
        <w:spacing w:after="17" w:line="385" w:lineRule="auto"/>
        <w:ind w:left="385" w:right="1208"/>
        <w:rPr>
          <w:lang w:val="en-US"/>
        </w:rPr>
      </w:pPr>
      <w:r w:rsidRPr="00A02A36">
        <w:rPr>
          <w:sz w:val="20"/>
          <w:lang w:val="en-US"/>
        </w:rPr>
        <w:t xml:space="preserve">Figure 4: </w:t>
      </w:r>
      <w:r w:rsidRPr="00A02A36">
        <w:rPr>
          <w:b/>
          <w:sz w:val="20"/>
          <w:lang w:val="en-US"/>
        </w:rPr>
        <w:t>Illustration of personalized and fixed schedules of biopsies</w:t>
      </w:r>
      <w:r w:rsidRPr="00A02A36">
        <w:rPr>
          <w:sz w:val="20"/>
          <w:lang w:val="en-US"/>
        </w:rPr>
        <w:t xml:space="preserve">. The PSA profile of this patient is shown in Figure 3. </w:t>
      </w:r>
      <w:r w:rsidRPr="00A02A36">
        <w:rPr>
          <w:b/>
          <w:sz w:val="20"/>
          <w:lang w:val="en-US"/>
        </w:rPr>
        <w:t xml:space="preserve">Panel A: </w:t>
      </w:r>
      <w:r w:rsidRPr="00A02A36">
        <w:rPr>
          <w:sz w:val="20"/>
          <w:lang w:val="en-US"/>
        </w:rPr>
        <w:t xml:space="preserve">Predicted cumulative-risk of reclassification (95% credible interval shaded). </w:t>
      </w:r>
      <w:r w:rsidRPr="00A02A36">
        <w:rPr>
          <w:b/>
          <w:sz w:val="20"/>
          <w:lang w:val="en-US"/>
        </w:rPr>
        <w:t xml:space="preserve">Panel B: </w:t>
      </w:r>
      <w:r w:rsidRPr="00A02A36">
        <w:rPr>
          <w:sz w:val="20"/>
          <w:lang w:val="en-US"/>
        </w:rPr>
        <w:t xml:space="preserve">Personalized and fixed schedules of biopsies, with a red ‘B’ indicating a scheduled biopsy. Green vertical line at year 1 denotes the time of latest negative biopsy. Black dashed line at year 3 denotes time of current visit. </w:t>
      </w:r>
      <w:r w:rsidRPr="00A02A36">
        <w:rPr>
          <w:b/>
          <w:sz w:val="20"/>
          <w:lang w:val="en-US"/>
        </w:rPr>
        <w:t xml:space="preserve">Panel C: </w:t>
      </w:r>
      <w:r w:rsidRPr="00A02A36">
        <w:rPr>
          <w:sz w:val="20"/>
          <w:lang w:val="en-US"/>
        </w:rPr>
        <w:t>Expected time delay in detecting reclassification (months) for different schedules.</w:t>
      </w:r>
    </w:p>
    <w:p w14:paraId="4180E3D8" w14:textId="77777777" w:rsidR="008E6350" w:rsidRPr="004536EF" w:rsidRDefault="008E6350">
      <w:pPr>
        <w:pStyle w:val="Heading1"/>
        <w:tabs>
          <w:tab w:val="center" w:pos="1508"/>
        </w:tabs>
        <w:ind w:left="-15" w:firstLine="0"/>
        <w:rPr>
          <w:rFonts w:ascii="Calibri" w:eastAsia="Calibri" w:hAnsi="Calibri" w:cs="Calibri"/>
          <w:i w:val="0"/>
          <w:sz w:val="12"/>
          <w:lang w:val="en-US"/>
        </w:rPr>
      </w:pPr>
    </w:p>
    <w:p w14:paraId="08B1A738" w14:textId="77777777" w:rsidR="00694E89" w:rsidRDefault="001438C8">
      <w:pPr>
        <w:pStyle w:val="Heading1"/>
        <w:tabs>
          <w:tab w:val="center" w:pos="1508"/>
        </w:tabs>
        <w:ind w:left="-15" w:firstLine="0"/>
      </w:pPr>
      <w:r>
        <w:rPr>
          <w:rFonts w:ascii="Calibri" w:eastAsia="Calibri" w:hAnsi="Calibri" w:cs="Calibri"/>
          <w:i w:val="0"/>
          <w:sz w:val="12"/>
        </w:rPr>
        <w:t>118</w:t>
      </w:r>
      <w:r>
        <w:rPr>
          <w:rFonts w:ascii="Calibri" w:eastAsia="Calibri" w:hAnsi="Calibri" w:cs="Calibri"/>
          <w:i w:val="0"/>
          <w:sz w:val="12"/>
        </w:rPr>
        <w:tab/>
      </w:r>
      <w:r>
        <w:t>2.4. Model Validation</w:t>
      </w:r>
    </w:p>
    <w:p w14:paraId="2268C957" w14:textId="77777777" w:rsidR="00694E89" w:rsidRDefault="001438C8" w:rsidP="00B93610">
      <w:pPr>
        <w:numPr>
          <w:ilvl w:val="0"/>
          <w:numId w:val="11"/>
        </w:numPr>
        <w:spacing w:after="154" w:line="371" w:lineRule="auto"/>
        <w:ind w:right="1208" w:hanging="741"/>
        <w:rPr>
          <w:ins w:id="151" w:author="M.J. Roobol - Bouts" w:date="2019-12-05T12:54:00Z"/>
          <w:lang w:val="en-US"/>
        </w:rPr>
      </w:pPr>
      <w:r w:rsidRPr="008E6350">
        <w:rPr>
          <w:lang w:val="en-US"/>
        </w:rPr>
        <w:t xml:space="preserve">We </w:t>
      </w:r>
      <w:ins w:id="152" w:author="M.J. Roobol - Bouts" w:date="2019-12-05T12:52:00Z">
        <w:r w:rsidR="00075D89">
          <w:rPr>
            <w:lang w:val="en-US"/>
          </w:rPr>
          <w:t xml:space="preserve">aimed to validate the PRIAS based </w:t>
        </w:r>
      </w:ins>
      <w:del w:id="153" w:author="M.J. Roobol - Bouts" w:date="2019-12-05T12:52:00Z">
        <w:r w:rsidRPr="008E6350" w:rsidDel="00075D89">
          <w:rPr>
            <w:lang w:val="en-US"/>
          </w:rPr>
          <w:delText xml:space="preserve">validated our model </w:delText>
        </w:r>
      </w:del>
      <w:r w:rsidRPr="008E6350">
        <w:rPr>
          <w:lang w:val="en-US"/>
        </w:rPr>
        <w:t>internally us</w:t>
      </w:r>
      <w:r w:rsidR="008E6350" w:rsidRPr="008E6350">
        <w:rPr>
          <w:lang w:val="en-US"/>
        </w:rPr>
        <w:t>ing the PRIAS cohort, and exter</w:t>
      </w:r>
      <w:r w:rsidRPr="008E6350">
        <w:rPr>
          <w:lang w:val="en-US"/>
        </w:rPr>
        <w:t>nally using the largest five GAP3 database [18] cohorts</w:t>
      </w:r>
      <w:ins w:id="154" w:author="M.J. Roobol - Bouts" w:date="2019-12-05T12:52:00Z">
        <w:r w:rsidR="00075D89">
          <w:rPr>
            <w:lang w:val="en-US"/>
          </w:rPr>
          <w:t xml:space="preserve"> i.e. </w:t>
        </w:r>
      </w:ins>
      <w:del w:id="155" w:author="M.J. Roobol - Bouts" w:date="2019-12-05T12:52:00Z">
        <w:r w:rsidRPr="008E6350" w:rsidDel="00075D89">
          <w:rPr>
            <w:lang w:val="en-US"/>
          </w:rPr>
          <w:delText>. These were, namely</w:delText>
        </w:r>
        <w:r w:rsidR="008E6350" w:rsidRPr="008E6350" w:rsidDel="00075D89">
          <w:rPr>
            <w:lang w:val="en-US"/>
          </w:rPr>
          <w:delText xml:space="preserve">, </w:delText>
        </w:r>
      </w:del>
      <w:r w:rsidRPr="008E6350">
        <w:rPr>
          <w:lang w:val="en-US"/>
        </w:rPr>
        <w:t>University of Toronto AS (Toronto), J</w:t>
      </w:r>
      <w:r w:rsidR="008E6350" w:rsidRPr="008E6350">
        <w:rPr>
          <w:lang w:val="en-US"/>
        </w:rPr>
        <w:t>ohns Hopkins AS (Hopkins), Memo</w:t>
      </w:r>
      <w:r w:rsidRPr="008E6350">
        <w:rPr>
          <w:lang w:val="en-US"/>
        </w:rPr>
        <w:t>rial Sloan Kettering Cancer Center AS (MSKCC), King’s College London</w:t>
      </w:r>
      <w:r w:rsidR="008E6350" w:rsidRPr="008E6350">
        <w:rPr>
          <w:lang w:val="en-US"/>
        </w:rPr>
        <w:t xml:space="preserve"> </w:t>
      </w:r>
      <w:r w:rsidRPr="008E6350">
        <w:rPr>
          <w:lang w:val="en-US"/>
        </w:rPr>
        <w:t>AS (KCL), and Michigan Urological Surgery Improvement Collaborative AS</w:t>
      </w:r>
      <w:r w:rsidR="008E6350" w:rsidRPr="008E6350">
        <w:rPr>
          <w:lang w:val="en-US"/>
        </w:rPr>
        <w:t xml:space="preserve"> </w:t>
      </w:r>
      <w:r w:rsidRPr="008E6350">
        <w:rPr>
          <w:lang w:val="en-US"/>
        </w:rPr>
        <w:t>(MUSIC). We assessed our model’s ability to discriminate between patients</w:t>
      </w:r>
      <w:r w:rsidR="008E6350" w:rsidRPr="008E6350">
        <w:rPr>
          <w:lang w:val="en-US"/>
        </w:rPr>
        <w:t xml:space="preserve"> </w:t>
      </w:r>
      <w:r w:rsidRPr="008E6350">
        <w:rPr>
          <w:lang w:val="en-US"/>
        </w:rPr>
        <w:t>who experience/do not experience reclassification, via the area under the</w:t>
      </w:r>
      <w:r w:rsidR="008E6350" w:rsidRPr="008E6350">
        <w:rPr>
          <w:lang w:val="en-US"/>
        </w:rPr>
        <w:t xml:space="preserve"> </w:t>
      </w:r>
      <w:r w:rsidRPr="008E6350">
        <w:rPr>
          <w:lang w:val="en-US"/>
        </w:rPr>
        <w:t>receiver operating characteristic curve o</w:t>
      </w:r>
      <w:r w:rsidR="008E6350" w:rsidRPr="008E6350">
        <w:rPr>
          <w:lang w:val="en-US"/>
        </w:rPr>
        <w:t>r AUC [19]. We employed calibra</w:t>
      </w:r>
      <w:r w:rsidRPr="008E6350">
        <w:rPr>
          <w:lang w:val="en-US"/>
        </w:rPr>
        <w:t>tion plots [20, 21] and mean absolute prediction error [19] to graphically and</w:t>
      </w:r>
      <w:r w:rsidR="008E6350" w:rsidRPr="008E6350">
        <w:rPr>
          <w:lang w:val="en-US"/>
        </w:rPr>
        <w:t xml:space="preserve"> </w:t>
      </w:r>
      <w:r w:rsidRPr="008E6350">
        <w:rPr>
          <w:lang w:val="en-US"/>
        </w:rPr>
        <w:t>quantitatively evaluate the prediction accuracy of our model. Due to the</w:t>
      </w:r>
      <w:r w:rsidR="008E6350" w:rsidRPr="008E6350">
        <w:rPr>
          <w:lang w:val="en-US"/>
        </w:rPr>
        <w:t xml:space="preserve"> </w:t>
      </w:r>
      <w:r w:rsidRPr="008E6350">
        <w:rPr>
          <w:lang w:val="en-US"/>
        </w:rPr>
        <w:t>longitudinal nature of AS studies, the AUC and prediction error varies over</w:t>
      </w:r>
      <w:r w:rsidR="008E6350" w:rsidRPr="008E6350">
        <w:rPr>
          <w:lang w:val="en-US"/>
        </w:rPr>
        <w:t xml:space="preserve"> follow-up (Supplementary B.1). </w:t>
      </w:r>
      <w:r w:rsidRPr="008E6350">
        <w:rPr>
          <w:lang w:val="en-US"/>
        </w:rPr>
        <w:t xml:space="preserve">Lastly, </w:t>
      </w:r>
      <w:del w:id="156" w:author="M.J. Roobol - Bouts" w:date="2019-12-05T12:53:00Z">
        <w:r w:rsidRPr="008E6350" w:rsidDel="00075D89">
          <w:rPr>
            <w:lang w:val="en-US"/>
          </w:rPr>
          <w:delText>we resolved</w:delText>
        </w:r>
      </w:del>
      <w:ins w:id="157" w:author="M.J. Roobol - Bouts" w:date="2019-12-05T12:53:00Z">
        <w:r w:rsidR="00075D89">
          <w:rPr>
            <w:lang w:val="en-US"/>
          </w:rPr>
          <w:t>to resolve any</w:t>
        </w:r>
      </w:ins>
      <w:r w:rsidRPr="008E6350">
        <w:rPr>
          <w:lang w:val="en-US"/>
        </w:rPr>
        <w:t xml:space="preserve"> </w:t>
      </w:r>
      <w:ins w:id="158" w:author="M.J. Roobol - Bouts" w:date="2019-12-05T12:53:00Z">
        <w:r w:rsidR="00075D89">
          <w:rPr>
            <w:lang w:val="en-US"/>
          </w:rPr>
          <w:t xml:space="preserve">potential </w:t>
        </w:r>
      </w:ins>
      <w:r w:rsidRPr="008E6350">
        <w:rPr>
          <w:lang w:val="en-US"/>
        </w:rPr>
        <w:t>model miscalibration</w:t>
      </w:r>
      <w:r w:rsidR="008E6350">
        <w:rPr>
          <w:lang w:val="en-US"/>
        </w:rPr>
        <w:t xml:space="preserve"> </w:t>
      </w:r>
      <w:r w:rsidRPr="008E6350">
        <w:rPr>
          <w:lang w:val="en-US"/>
        </w:rPr>
        <w:t xml:space="preserve">in external GAP3 cohorts </w:t>
      </w:r>
      <w:ins w:id="159" w:author="M.J. Roobol - Bouts" w:date="2019-12-05T12:53:00Z">
        <w:r w:rsidR="00075D89">
          <w:rPr>
            <w:lang w:val="en-US"/>
          </w:rPr>
          <w:t xml:space="preserve">we aim to </w:t>
        </w:r>
      </w:ins>
      <w:del w:id="160" w:author="M.J. Roobol - Bouts" w:date="2019-12-05T12:53:00Z">
        <w:r w:rsidRPr="008E6350" w:rsidDel="00075D89">
          <w:rPr>
            <w:lang w:val="en-US"/>
          </w:rPr>
          <w:delText xml:space="preserve">by </w:delText>
        </w:r>
      </w:del>
      <w:r w:rsidRPr="008E6350">
        <w:rPr>
          <w:lang w:val="en-US"/>
        </w:rPr>
        <w:t xml:space="preserve">recalibrating our model’s baseline hazard of </w:t>
      </w:r>
      <w:r w:rsidRPr="008E6350">
        <w:rPr>
          <w:rFonts w:ascii="Calibri" w:eastAsia="Calibri" w:hAnsi="Calibri" w:cs="Calibri"/>
          <w:sz w:val="12"/>
          <w:lang w:val="en-US"/>
        </w:rPr>
        <w:t xml:space="preserve">132 </w:t>
      </w:r>
      <w:r w:rsidRPr="008E6350">
        <w:rPr>
          <w:lang w:val="en-US"/>
        </w:rPr>
        <w:t>reclassification, individually for each GAP3 cohort (Supplementary B.1).</w:t>
      </w:r>
    </w:p>
    <w:p w14:paraId="2900D8B6" w14:textId="48E1AA1D" w:rsidR="00075D89" w:rsidRPr="008E6350" w:rsidRDefault="00075D89" w:rsidP="00B93610">
      <w:pPr>
        <w:numPr>
          <w:ilvl w:val="0"/>
          <w:numId w:val="11"/>
        </w:numPr>
        <w:spacing w:after="154" w:line="371" w:lineRule="auto"/>
        <w:ind w:right="1208" w:hanging="741"/>
        <w:rPr>
          <w:lang w:val="en-US"/>
        </w:rPr>
      </w:pPr>
      <w:ins w:id="161" w:author="M.J. Roobol - Bouts" w:date="2019-12-05T12:54:00Z">
        <w:r>
          <w:rPr>
            <w:lang w:val="en-US"/>
          </w:rPr>
          <w:t xml:space="preserve">2.5: </w:t>
        </w:r>
        <w:del w:id="162" w:author="Anders Bjartell" w:date="2019-12-09T00:20:00Z">
          <w:r w:rsidDel="006064AD">
            <w:rPr>
              <w:lang w:val="en-US"/>
            </w:rPr>
            <w:delText>fianlyy</w:delText>
          </w:r>
        </w:del>
      </w:ins>
      <w:ins w:id="163" w:author="Anders Bjartell" w:date="2019-12-09T00:20:00Z">
        <w:r w:rsidR="006064AD">
          <w:rPr>
            <w:lang w:val="en-US"/>
          </w:rPr>
          <w:t>Finally</w:t>
        </w:r>
      </w:ins>
      <w:ins w:id="164" w:author="M.J. Roobol - Bouts" w:date="2019-12-05T12:54:00Z">
        <w:r>
          <w:rPr>
            <w:lang w:val="en-US"/>
          </w:rPr>
          <w:t xml:space="preserve"> we aim to transform our model into a user friendly web application including visualization of different biopsy risk threshold</w:t>
        </w:r>
      </w:ins>
      <w:ins w:id="165" w:author="M.J. Roobol - Bouts" w:date="2019-12-05T12:55:00Z">
        <w:r>
          <w:rPr>
            <w:lang w:val="en-US"/>
          </w:rPr>
          <w:t>s and the consequence ( i.e dealy time???)</w:t>
        </w:r>
      </w:ins>
    </w:p>
    <w:p w14:paraId="20868A3F" w14:textId="77777777" w:rsidR="00694E89" w:rsidRDefault="001438C8">
      <w:pPr>
        <w:pStyle w:val="Heading1"/>
        <w:tabs>
          <w:tab w:val="center" w:pos="1487"/>
        </w:tabs>
        <w:spacing w:after="222"/>
        <w:ind w:left="-15" w:firstLine="0"/>
      </w:pPr>
      <w:r>
        <w:rPr>
          <w:rFonts w:ascii="Calibri" w:eastAsia="Calibri" w:hAnsi="Calibri" w:cs="Calibri"/>
          <w:i w:val="0"/>
          <w:sz w:val="12"/>
        </w:rPr>
        <w:t>133</w:t>
      </w:r>
      <w:r>
        <w:rPr>
          <w:rFonts w:ascii="Calibri" w:eastAsia="Calibri" w:hAnsi="Calibri" w:cs="Calibri"/>
          <w:i w:val="0"/>
          <w:sz w:val="12"/>
        </w:rPr>
        <w:tab/>
      </w:r>
      <w:r>
        <w:t>2.5. Web-</w:t>
      </w:r>
      <w:commentRangeStart w:id="166"/>
      <w:r>
        <w:t>Application</w:t>
      </w:r>
      <w:commentRangeEnd w:id="166"/>
      <w:r w:rsidR="00075D89">
        <w:rPr>
          <w:rStyle w:val="CommentReference"/>
          <w:i w:val="0"/>
        </w:rPr>
        <w:commentReference w:id="166"/>
      </w:r>
    </w:p>
    <w:p w14:paraId="64725B57" w14:textId="77777777" w:rsidR="00694E89" w:rsidRPr="008E6350" w:rsidRDefault="001438C8" w:rsidP="00B93610">
      <w:pPr>
        <w:numPr>
          <w:ilvl w:val="0"/>
          <w:numId w:val="14"/>
        </w:numPr>
        <w:spacing w:after="367" w:line="372" w:lineRule="auto"/>
        <w:ind w:right="1208" w:hanging="390"/>
        <w:rPr>
          <w:lang w:val="en-US"/>
        </w:rPr>
      </w:pPr>
      <w:r w:rsidRPr="008E6350">
        <w:rPr>
          <w:lang w:val="en-US"/>
        </w:rPr>
        <w:t xml:space="preserve">We implemented our methodology in a web-application </w:t>
      </w:r>
      <w:r w:rsidR="000F5D24">
        <w:fldChar w:fldCharType="begin"/>
      </w:r>
      <w:r w:rsidR="000F5D24" w:rsidRPr="000F5D24">
        <w:rPr>
          <w:lang w:val="en-US"/>
          <w:rPrChange w:id="167" w:author="A. Tomer" w:date="2019-12-10T12:53:00Z">
            <w:rPr/>
          </w:rPrChange>
        </w:rPr>
        <w:instrText xml:space="preserve"> HYPERLINK "https://emcbiostatistics" </w:instrText>
      </w:r>
      <w:r w:rsidR="000F5D24">
        <w:fldChar w:fldCharType="separate"/>
      </w:r>
      <w:r w:rsidR="008E6350" w:rsidRPr="008E6350">
        <w:rPr>
          <w:rStyle w:val="Hyperlink"/>
          <w:rFonts w:ascii="Calibri" w:eastAsia="Calibri" w:hAnsi="Calibri" w:cs="Calibri"/>
          <w:lang w:val="en-US"/>
        </w:rPr>
        <w:t>https://emcbiostatistics</w:t>
      </w:r>
      <w:r w:rsidR="000F5D24">
        <w:rPr>
          <w:rStyle w:val="Hyperlink"/>
          <w:rFonts w:ascii="Calibri" w:eastAsia="Calibri" w:hAnsi="Calibri" w:cs="Calibri"/>
          <w:lang w:val="en-US"/>
        </w:rPr>
        <w:fldChar w:fldCharType="end"/>
      </w:r>
      <w:r w:rsidRPr="008E6350">
        <w:rPr>
          <w:rFonts w:ascii="Calibri" w:eastAsia="Calibri" w:hAnsi="Calibri" w:cs="Calibri"/>
          <w:lang w:val="en-US"/>
        </w:rPr>
        <w:t>.</w:t>
      </w:r>
      <w:r w:rsidR="008E6350" w:rsidRPr="008E6350">
        <w:rPr>
          <w:rFonts w:ascii="Calibri" w:eastAsia="Calibri" w:hAnsi="Calibri" w:cs="Calibri"/>
          <w:lang w:val="en-US"/>
        </w:rPr>
        <w:t xml:space="preserve"> </w:t>
      </w:r>
      <w:r w:rsidR="000F5D24">
        <w:fldChar w:fldCharType="begin"/>
      </w:r>
      <w:r w:rsidR="000F5D24" w:rsidRPr="000F5D24">
        <w:rPr>
          <w:lang w:val="en-US"/>
          <w:rPrChange w:id="168" w:author="A. Tomer" w:date="2019-12-10T12:53:00Z">
            <w:rPr/>
          </w:rPrChange>
        </w:rPr>
        <w:instrText xml:space="preserve"> HYPERLINK "https://emcbiostatistics.shinyapps.io/prias_biopsy_recommender/" \h </w:instrText>
      </w:r>
      <w:r w:rsidR="000F5D24">
        <w:fldChar w:fldCharType="separate"/>
      </w:r>
      <w:r w:rsidRPr="008E6350">
        <w:rPr>
          <w:rFonts w:ascii="Calibri" w:eastAsia="Calibri" w:hAnsi="Calibri" w:cs="Calibri"/>
          <w:lang w:val="en-US"/>
        </w:rPr>
        <w:t>shinyapps.io/prias_biopsy_recommender/</w:t>
      </w:r>
      <w:r w:rsidR="000F5D24">
        <w:rPr>
          <w:rFonts w:ascii="Calibri" w:eastAsia="Calibri" w:hAnsi="Calibri" w:cs="Calibri"/>
          <w:lang w:val="en-US"/>
        </w:rPr>
        <w:fldChar w:fldCharType="end"/>
      </w:r>
      <w:r w:rsidR="000F5D24">
        <w:fldChar w:fldCharType="begin"/>
      </w:r>
      <w:r w:rsidR="000F5D24" w:rsidRPr="000F5D24">
        <w:rPr>
          <w:lang w:val="en-US"/>
          <w:rPrChange w:id="169" w:author="A. Tomer" w:date="2019-12-10T12:53:00Z">
            <w:rPr/>
          </w:rPrChange>
        </w:rPr>
        <w:instrText xml:space="preserve"> HYPERLINK "https://emcbiostatistics.shinyapps.io/prias_biopsy_recommender/" \h </w:instrText>
      </w:r>
      <w:r w:rsidR="000F5D24">
        <w:fldChar w:fldCharType="separate"/>
      </w:r>
      <w:r w:rsidRPr="008E6350">
        <w:rPr>
          <w:lang w:val="en-US"/>
        </w:rPr>
        <w:t>.</w:t>
      </w:r>
      <w:r w:rsidR="000F5D24">
        <w:rPr>
          <w:lang w:val="en-US"/>
        </w:rPr>
        <w:fldChar w:fldCharType="end"/>
      </w:r>
      <w:r w:rsidRPr="008E6350">
        <w:rPr>
          <w:lang w:val="en-US"/>
        </w:rPr>
        <w:t xml:space="preserve"> It utilizes the joint model fit</w:t>
      </w:r>
      <w:r w:rsidRPr="008E6350">
        <w:rPr>
          <w:rFonts w:ascii="Calibri" w:eastAsia="Calibri" w:hAnsi="Calibri" w:cs="Calibri"/>
          <w:sz w:val="12"/>
          <w:lang w:val="en-US"/>
        </w:rPr>
        <w:t xml:space="preserve">136 </w:t>
      </w:r>
      <w:r w:rsidRPr="008E6350">
        <w:rPr>
          <w:lang w:val="en-US"/>
        </w:rPr>
        <w:t>ted to the PRIAS dataset. Currently, the web-application supports PRIAS</w:t>
      </w:r>
      <w:r w:rsidR="008E6350" w:rsidRPr="008E6350">
        <w:rPr>
          <w:lang w:val="en-US"/>
        </w:rPr>
        <w:t xml:space="preserve"> </w:t>
      </w:r>
      <w:r w:rsidRPr="008E6350">
        <w:rPr>
          <w:lang w:val="en-US"/>
        </w:rPr>
        <w:t xml:space="preserve">and the five external cohorts in which we validated our </w:t>
      </w:r>
      <w:r w:rsidRPr="008E6350">
        <w:rPr>
          <w:lang w:val="en-US"/>
        </w:rPr>
        <w:lastRenderedPageBreak/>
        <w:t>model. Patient data</w:t>
      </w:r>
      <w:r w:rsidR="008E6350" w:rsidRPr="008E6350">
        <w:rPr>
          <w:lang w:val="en-US"/>
        </w:rPr>
        <w:t xml:space="preserve"> </w:t>
      </w:r>
      <w:r w:rsidRPr="008E6350">
        <w:rPr>
          <w:lang w:val="en-US"/>
        </w:rPr>
        <w:t xml:space="preserve">can be entered manually or can be uploaded in Microsoft Excel format. Predictions for risk of reclassification are shown </w:t>
      </w:r>
      <w:r w:rsidR="008E6350" w:rsidRPr="008E6350">
        <w:rPr>
          <w:lang w:val="en-US"/>
        </w:rPr>
        <w:t>for a currently limited, cohort-</w:t>
      </w:r>
      <w:r w:rsidRPr="008E6350">
        <w:rPr>
          <w:lang w:val="en-US"/>
        </w:rPr>
        <w:t>specific, follow-up period (Table 12, Supplementary C). The web-application</w:t>
      </w:r>
      <w:r w:rsidR="008E6350" w:rsidRPr="008E6350">
        <w:rPr>
          <w:lang w:val="en-US"/>
        </w:rPr>
        <w:t xml:space="preserve"> </w:t>
      </w:r>
      <w:r w:rsidRPr="008E6350">
        <w:rPr>
          <w:lang w:val="en-US"/>
        </w:rPr>
        <w:t xml:space="preserve">allows comparison of the </w:t>
      </w:r>
      <w:r w:rsidRPr="008E6350">
        <w:rPr>
          <w:i/>
          <w:lang w:val="en-US"/>
        </w:rPr>
        <w:t xml:space="preserve">consequences </w:t>
      </w:r>
      <w:r w:rsidRPr="008E6350">
        <w:rPr>
          <w:lang w:val="en-US"/>
        </w:rPr>
        <w:t>of fo</w:t>
      </w:r>
      <w:r w:rsidR="008E6350" w:rsidRPr="008E6350">
        <w:rPr>
          <w:lang w:val="en-US"/>
        </w:rPr>
        <w:t>llowing these schedules: person</w:t>
      </w:r>
      <w:r w:rsidRPr="008E6350">
        <w:rPr>
          <w:lang w:val="en-US"/>
        </w:rPr>
        <w:t xml:space="preserve">alized schedules based on 5%, 10%, and 15% risk threshold; annual biopsies; </w:t>
      </w:r>
      <w:r w:rsidRPr="008E6350">
        <w:rPr>
          <w:rFonts w:ascii="Calibri" w:eastAsia="Calibri" w:hAnsi="Calibri" w:cs="Calibri"/>
          <w:sz w:val="12"/>
          <w:lang w:val="en-US"/>
        </w:rPr>
        <w:t xml:space="preserve">143 </w:t>
      </w:r>
      <w:r w:rsidRPr="008E6350">
        <w:rPr>
          <w:lang w:val="en-US"/>
        </w:rPr>
        <w:t>biennial biopsies; and PRIAS schedule.</w:t>
      </w:r>
    </w:p>
    <w:p w14:paraId="12270B40" w14:textId="77777777" w:rsidR="00694E89" w:rsidRDefault="001438C8">
      <w:pPr>
        <w:numPr>
          <w:ilvl w:val="0"/>
          <w:numId w:val="15"/>
        </w:numPr>
        <w:spacing w:after="310" w:line="261" w:lineRule="auto"/>
        <w:ind w:right="1208" w:hanging="741"/>
      </w:pPr>
      <w:r>
        <w:rPr>
          <w:b/>
        </w:rPr>
        <w:t>3. Results</w:t>
      </w:r>
    </w:p>
    <w:p w14:paraId="7EE74647" w14:textId="77777777" w:rsidR="00694E89" w:rsidRPr="00A02A36" w:rsidRDefault="001438C8">
      <w:pPr>
        <w:numPr>
          <w:ilvl w:val="0"/>
          <w:numId w:val="15"/>
        </w:numPr>
        <w:ind w:right="1208" w:hanging="741"/>
        <w:rPr>
          <w:lang w:val="en-US"/>
        </w:rPr>
      </w:pPr>
      <w:r w:rsidRPr="00A02A36">
        <w:rPr>
          <w:lang w:val="en-US"/>
        </w:rPr>
        <w:t>The rate of reclassification at year five of follow-up was 35% in PRIAS,</w:t>
      </w:r>
    </w:p>
    <w:p w14:paraId="097FFC32" w14:textId="77777777" w:rsidR="00694E89" w:rsidRPr="00A02A36" w:rsidRDefault="001438C8">
      <w:pPr>
        <w:numPr>
          <w:ilvl w:val="0"/>
          <w:numId w:val="15"/>
        </w:numPr>
        <w:ind w:right="1208" w:hanging="741"/>
        <w:rPr>
          <w:lang w:val="en-US"/>
        </w:rPr>
      </w:pPr>
      <w:r w:rsidRPr="00A02A36">
        <w:rPr>
          <w:lang w:val="en-US"/>
        </w:rPr>
        <w:t>and at most 50% in the five validation GAP3 cohorts (Panel B, Figure 5).</w:t>
      </w:r>
    </w:p>
    <w:p w14:paraId="0DFABAF2" w14:textId="77777777" w:rsidR="00694E89" w:rsidRDefault="001438C8">
      <w:pPr>
        <w:numPr>
          <w:ilvl w:val="0"/>
          <w:numId w:val="15"/>
        </w:numPr>
        <w:ind w:right="1208" w:hanging="741"/>
        <w:rPr>
          <w:lang w:val="en-US"/>
        </w:rPr>
      </w:pPr>
      <w:r w:rsidRPr="00A02A36">
        <w:rPr>
          <w:lang w:val="en-US"/>
        </w:rPr>
        <w:t>That is, many patients do not require any biopsy in the first five years of AS.</w:t>
      </w:r>
    </w:p>
    <w:p w14:paraId="66E292E7" w14:textId="77777777" w:rsidR="00A6511F" w:rsidRPr="00A02A36" w:rsidRDefault="00A6511F">
      <w:pPr>
        <w:numPr>
          <w:ilvl w:val="0"/>
          <w:numId w:val="15"/>
        </w:numPr>
        <w:ind w:right="1208" w:hanging="741"/>
        <w:rPr>
          <w:lang w:val="en-US"/>
        </w:rPr>
      </w:pPr>
    </w:p>
    <w:p w14:paraId="1D2AA294" w14:textId="77777777" w:rsidR="00694E89" w:rsidRPr="00A6511F" w:rsidRDefault="001438C8" w:rsidP="00B93610">
      <w:pPr>
        <w:numPr>
          <w:ilvl w:val="0"/>
          <w:numId w:val="15"/>
        </w:numPr>
        <w:ind w:right="1208" w:hanging="741"/>
        <w:rPr>
          <w:lang w:val="en-US"/>
        </w:rPr>
      </w:pPr>
      <w:r w:rsidRPr="00A6511F">
        <w:rPr>
          <w:lang w:val="en-US"/>
        </w:rPr>
        <w:t>In the fitted joint model, when patient age increased from 61 to 71</w:t>
      </w:r>
      <w:r w:rsidR="00A6511F" w:rsidRPr="00A6511F">
        <w:rPr>
          <w:lang w:val="en-US"/>
        </w:rPr>
        <w:t xml:space="preserve"> </w:t>
      </w:r>
      <w:r w:rsidRPr="00A6511F">
        <w:rPr>
          <w:lang w:val="en-US"/>
        </w:rPr>
        <w:t>years (25-th to 75-th percentile), the adjusted hazard ratio of reclassification</w:t>
      </w:r>
      <w:r w:rsidR="00A6511F" w:rsidRPr="00A6511F">
        <w:rPr>
          <w:lang w:val="en-US"/>
        </w:rPr>
        <w:t xml:space="preserve"> </w:t>
      </w:r>
      <w:r w:rsidRPr="00A6511F">
        <w:rPr>
          <w:lang w:val="en-US"/>
        </w:rPr>
        <w:t>was 1.45 (95%CI: 1.30–1.63). When fitted PSA value (log scale) increased</w:t>
      </w:r>
      <w:r w:rsidR="00A6511F" w:rsidRPr="00A6511F">
        <w:rPr>
          <w:lang w:val="en-US"/>
        </w:rPr>
        <w:t xml:space="preserve"> </w:t>
      </w:r>
      <w:r w:rsidRPr="00A6511F">
        <w:rPr>
          <w:lang w:val="en-US"/>
        </w:rPr>
        <w:t>from 2.36 to 3.07 (25-th to 75-th percentile), the adjusted hazard ratio was</w:t>
      </w:r>
      <w:r w:rsidR="00A6511F" w:rsidRPr="00A6511F">
        <w:rPr>
          <w:lang w:val="en-US"/>
        </w:rPr>
        <w:t xml:space="preserve"> </w:t>
      </w:r>
      <w:r w:rsidRPr="00A6511F">
        <w:rPr>
          <w:lang w:val="en-US"/>
        </w:rPr>
        <w:t>0.99 (95%CI: 0.89–1.11). When estimated i</w:t>
      </w:r>
      <w:r w:rsidR="00A6511F" w:rsidRPr="00A6511F">
        <w:rPr>
          <w:lang w:val="en-US"/>
        </w:rPr>
        <w:t>nstantaneous PSA (log scale) ve</w:t>
      </w:r>
      <w:r w:rsidRPr="00A6511F">
        <w:rPr>
          <w:lang w:val="en-US"/>
        </w:rPr>
        <w:t>locity increased from -0.09 to 0.31 (25-th to 75-th percentile), the adjusted</w:t>
      </w:r>
      <w:r w:rsidR="00A6511F" w:rsidRPr="00A6511F">
        <w:rPr>
          <w:lang w:val="en-US"/>
        </w:rPr>
        <w:t xml:space="preserve"> </w:t>
      </w:r>
      <w:r w:rsidRPr="00A6511F">
        <w:rPr>
          <w:lang w:val="en-US"/>
        </w:rPr>
        <w:t>hazard ratio was 2.47 (95%CI: 1.93–2.99). Hence, instantaneous velocity of</w:t>
      </w:r>
      <w:r w:rsidR="00A6511F" w:rsidRPr="00A6511F">
        <w:rPr>
          <w:lang w:val="en-US"/>
        </w:rPr>
        <w:t xml:space="preserve"> </w:t>
      </w:r>
      <w:r w:rsidRPr="00A6511F">
        <w:rPr>
          <w:lang w:val="en-US"/>
        </w:rPr>
        <w:t>PSA was a stronger predictor of reclassification than PSA value. Detailed</w:t>
      </w:r>
      <w:r w:rsidR="00A6511F">
        <w:rPr>
          <w:lang w:val="en-US"/>
        </w:rPr>
        <w:t xml:space="preserve"> </w:t>
      </w:r>
      <w:r w:rsidRPr="00A6511F">
        <w:rPr>
          <w:lang w:val="en-US"/>
        </w:rPr>
        <w:t>parameter estimates are in Supplementary A.2.</w:t>
      </w:r>
    </w:p>
    <w:p w14:paraId="07ABC882" w14:textId="77777777" w:rsidR="00A6511F" w:rsidRDefault="00A6511F">
      <w:pPr>
        <w:numPr>
          <w:ilvl w:val="0"/>
          <w:numId w:val="15"/>
        </w:numPr>
        <w:ind w:right="1208" w:hanging="741"/>
        <w:rPr>
          <w:lang w:val="en-US"/>
        </w:rPr>
      </w:pPr>
    </w:p>
    <w:p w14:paraId="6437D44D" w14:textId="77777777" w:rsidR="00694E89" w:rsidRPr="00A02A36" w:rsidRDefault="001438C8">
      <w:pPr>
        <w:numPr>
          <w:ilvl w:val="0"/>
          <w:numId w:val="15"/>
        </w:numPr>
        <w:ind w:right="1208" w:hanging="741"/>
        <w:rPr>
          <w:lang w:val="en-US"/>
        </w:rPr>
      </w:pPr>
      <w:r w:rsidRPr="00A02A36">
        <w:rPr>
          <w:lang w:val="en-US"/>
        </w:rPr>
        <w:t>The time-varying mean absolute prediction error, time-varying AUC, and</w:t>
      </w:r>
    </w:p>
    <w:p w14:paraId="4CD88D33" w14:textId="77777777" w:rsidR="00694E89" w:rsidRDefault="001438C8" w:rsidP="00B93610">
      <w:pPr>
        <w:numPr>
          <w:ilvl w:val="0"/>
          <w:numId w:val="15"/>
        </w:numPr>
        <w:spacing w:after="0" w:line="371" w:lineRule="auto"/>
        <w:ind w:right="1208" w:hanging="741"/>
        <w:rPr>
          <w:lang w:val="en-US"/>
        </w:rPr>
      </w:pPr>
      <w:r w:rsidRPr="00A6511F">
        <w:rPr>
          <w:lang w:val="en-US"/>
        </w:rPr>
        <w:t>calibration plot of our model in different co</w:t>
      </w:r>
      <w:r w:rsidR="00A6511F" w:rsidRPr="00A6511F">
        <w:rPr>
          <w:lang w:val="en-US"/>
        </w:rPr>
        <w:t>horts are shown in Panel B, Fig</w:t>
      </w:r>
      <w:r w:rsidRPr="00A6511F">
        <w:rPr>
          <w:lang w:val="en-US"/>
        </w:rPr>
        <w:t>ure 8, Supplementary B; Panel A, Figure 5</w:t>
      </w:r>
      <w:r w:rsidR="00A6511F" w:rsidRPr="00A6511F">
        <w:rPr>
          <w:lang w:val="en-US"/>
        </w:rPr>
        <w:t>; and Panel B, Figure 5, respec</w:t>
      </w:r>
      <w:r w:rsidRPr="00A6511F">
        <w:rPr>
          <w:lang w:val="en-US"/>
        </w:rPr>
        <w:t xml:space="preserve">tively. The AUC was moderate (0.55 to 0.75) in all cohorts. Mean </w:t>
      </w:r>
      <w:r w:rsidRPr="00A6511F">
        <w:rPr>
          <w:lang w:val="en-US"/>
        </w:rPr>
        <w:lastRenderedPageBreak/>
        <w:t>absolute</w:t>
      </w:r>
      <w:r w:rsidR="00A6511F" w:rsidRPr="00A6511F">
        <w:rPr>
          <w:lang w:val="en-US"/>
        </w:rPr>
        <w:t xml:space="preserve"> </w:t>
      </w:r>
      <w:r w:rsidRPr="00A6511F">
        <w:rPr>
          <w:lang w:val="en-US"/>
        </w:rPr>
        <w:t>prediction error was large (0.3 to 0.45) in co</w:t>
      </w:r>
      <w:r w:rsidR="00A6511F" w:rsidRPr="00A6511F">
        <w:rPr>
          <w:lang w:val="en-US"/>
        </w:rPr>
        <w:t>horts with rate of reclassifica</w:t>
      </w:r>
      <w:r w:rsidRPr="00A6511F">
        <w:rPr>
          <w:lang w:val="en-US"/>
        </w:rPr>
        <w:t>tion different from PRIAS, and moderate (0.1 to 0.3) otherwise. Our model</w:t>
      </w:r>
      <w:r w:rsidR="00A6511F" w:rsidRPr="00A6511F">
        <w:rPr>
          <w:lang w:val="en-US"/>
        </w:rPr>
        <w:t xml:space="preserve"> </w:t>
      </w:r>
      <w:r w:rsidRPr="00A6511F">
        <w:rPr>
          <w:lang w:val="en-US"/>
        </w:rPr>
        <w:t>required recalibration of baseline hazard of recla</w:t>
      </w:r>
      <w:r w:rsidR="00A6511F" w:rsidRPr="00A6511F">
        <w:rPr>
          <w:lang w:val="en-US"/>
        </w:rPr>
        <w:t>ssification in all cohorts (Fig</w:t>
      </w:r>
      <w:r w:rsidRPr="00A6511F">
        <w:rPr>
          <w:lang w:val="en-US"/>
        </w:rPr>
        <w:t>ure 6, Supplementary B). Although, calibration was fine in Johns Hopkins</w:t>
      </w:r>
      <w:r w:rsidR="00A6511F" w:rsidRPr="00A6511F">
        <w:rPr>
          <w:lang w:val="en-US"/>
        </w:rPr>
        <w:t xml:space="preserve"> </w:t>
      </w:r>
      <w:r w:rsidRPr="00A6511F">
        <w:rPr>
          <w:lang w:val="en-US"/>
        </w:rPr>
        <w:t>cohort, whose rate of reclassification was</w:t>
      </w:r>
      <w:r w:rsidR="00A6511F" w:rsidRPr="00A6511F">
        <w:rPr>
          <w:lang w:val="en-US"/>
        </w:rPr>
        <w:t xml:space="preserve"> similar to PRIAS (Panel B, Fig</w:t>
      </w:r>
      <w:r w:rsidRPr="00A6511F">
        <w:rPr>
          <w:lang w:val="en-US"/>
        </w:rPr>
        <w:t>ure 5). The risk predictions from the recalibrated models were as good as risk</w:t>
      </w:r>
      <w:r w:rsidR="00A6511F">
        <w:rPr>
          <w:lang w:val="en-US"/>
        </w:rPr>
        <w:t xml:space="preserve"> </w:t>
      </w:r>
      <w:r w:rsidRPr="00A6511F">
        <w:rPr>
          <w:lang w:val="en-US"/>
        </w:rPr>
        <w:t>predictions from joint models fitted separately to each cohort (Figure 7, Supplementary B). Comprehensive validation results are in Supplementary B.</w:t>
      </w:r>
    </w:p>
    <w:p w14:paraId="2AADC7B4" w14:textId="77777777" w:rsidR="00A6511F" w:rsidRDefault="00A6511F" w:rsidP="00B93610">
      <w:pPr>
        <w:numPr>
          <w:ilvl w:val="0"/>
          <w:numId w:val="15"/>
        </w:numPr>
        <w:spacing w:after="0" w:line="371" w:lineRule="auto"/>
        <w:ind w:right="1208" w:hanging="741"/>
        <w:rPr>
          <w:lang w:val="en-US"/>
        </w:rPr>
      </w:pPr>
    </w:p>
    <w:p w14:paraId="67D306A0" w14:textId="77777777" w:rsidR="00A6511F" w:rsidRDefault="00A6511F" w:rsidP="00A6511F">
      <w:pPr>
        <w:pStyle w:val="ListParagraph"/>
        <w:numPr>
          <w:ilvl w:val="0"/>
          <w:numId w:val="15"/>
        </w:numPr>
        <w:spacing w:after="181" w:line="259" w:lineRule="auto"/>
        <w:ind w:right="0"/>
        <w:jc w:val="left"/>
      </w:pPr>
      <w:r>
        <w:rPr>
          <w:noProof/>
        </w:rPr>
        <w:drawing>
          <wp:inline distT="0" distB="0" distL="0" distR="0" wp14:anchorId="1C250748" wp14:editId="53951F09">
            <wp:extent cx="4849369" cy="2916936"/>
            <wp:effectExtent l="0" t="0" r="0" b="0"/>
            <wp:docPr id="31676" name="Picture 31676"/>
            <wp:cNvGraphicFramePr/>
            <a:graphic xmlns:a="http://schemas.openxmlformats.org/drawingml/2006/main">
              <a:graphicData uri="http://schemas.openxmlformats.org/drawingml/2006/picture">
                <pic:pic xmlns:pic="http://schemas.openxmlformats.org/drawingml/2006/picture">
                  <pic:nvPicPr>
                    <pic:cNvPr id="31676" name="Picture 31676"/>
                    <pic:cNvPicPr/>
                  </pic:nvPicPr>
                  <pic:blipFill>
                    <a:blip r:embed="rId13"/>
                    <a:stretch>
                      <a:fillRect/>
                    </a:stretch>
                  </pic:blipFill>
                  <pic:spPr>
                    <a:xfrm>
                      <a:off x="0" y="0"/>
                      <a:ext cx="4849369" cy="2916936"/>
                    </a:xfrm>
                    <a:prstGeom prst="rect">
                      <a:avLst/>
                    </a:prstGeom>
                  </pic:spPr>
                </pic:pic>
              </a:graphicData>
            </a:graphic>
          </wp:inline>
        </w:drawing>
      </w:r>
    </w:p>
    <w:p w14:paraId="25B217D8" w14:textId="77777777" w:rsidR="00A6511F" w:rsidRDefault="00A6511F" w:rsidP="00A6511F">
      <w:pPr>
        <w:pStyle w:val="ListParagraph"/>
        <w:numPr>
          <w:ilvl w:val="0"/>
          <w:numId w:val="15"/>
        </w:numPr>
        <w:spacing w:after="0"/>
        <w:ind w:right="553"/>
        <w:jc w:val="center"/>
      </w:pPr>
      <w:r w:rsidRPr="00A6511F">
        <w:rPr>
          <w:rFonts w:ascii="Arial" w:eastAsia="Arial" w:hAnsi="Arial" w:cs="Arial"/>
          <w:sz w:val="15"/>
        </w:rPr>
        <w:t>HopkinsMSKCCKCL</w:t>
      </w:r>
    </w:p>
    <w:p w14:paraId="3C498CA4" w14:textId="77777777" w:rsidR="00A6511F" w:rsidRDefault="00A6511F" w:rsidP="00A6511F">
      <w:pPr>
        <w:pStyle w:val="ListParagraph"/>
        <w:numPr>
          <w:ilvl w:val="0"/>
          <w:numId w:val="15"/>
        </w:numPr>
        <w:spacing w:after="0" w:line="259" w:lineRule="auto"/>
        <w:ind w:right="0"/>
        <w:jc w:val="left"/>
      </w:pPr>
      <w:r>
        <w:rPr>
          <w:noProof/>
        </w:rPr>
        <mc:AlternateContent>
          <mc:Choice Requires="wpg">
            <w:drawing>
              <wp:inline distT="0" distB="0" distL="0" distR="0" wp14:anchorId="1AD479DC" wp14:editId="64539B60">
                <wp:extent cx="1328126" cy="148008"/>
                <wp:effectExtent l="0" t="0" r="0" b="0"/>
                <wp:docPr id="31708" name="Group 31708"/>
                <wp:cNvGraphicFramePr/>
                <a:graphic xmlns:a="http://schemas.openxmlformats.org/drawingml/2006/main">
                  <a:graphicData uri="http://schemas.microsoft.com/office/word/2010/wordprocessingGroup">
                    <wpg:wgp>
                      <wpg:cNvGrpSpPr/>
                      <wpg:grpSpPr>
                        <a:xfrm>
                          <a:off x="0" y="0"/>
                          <a:ext cx="1328126" cy="148008"/>
                          <a:chOff x="0" y="0"/>
                          <a:chExt cx="1328126" cy="148008"/>
                        </a:xfrm>
                      </wpg:grpSpPr>
                      <wps:wsp>
                        <wps:cNvPr id="1787" name="Shape 1787"/>
                        <wps:cNvSpPr/>
                        <wps:spPr>
                          <a:xfrm>
                            <a:off x="0" y="0"/>
                            <a:ext cx="118436" cy="0"/>
                          </a:xfrm>
                          <a:custGeom>
                            <a:avLst/>
                            <a:gdLst/>
                            <a:ahLst/>
                            <a:cxnLst/>
                            <a:rect l="0" t="0" r="0" b="0"/>
                            <a:pathLst>
                              <a:path w="118436">
                                <a:moveTo>
                                  <a:pt x="0" y="0"/>
                                </a:moveTo>
                                <a:lnTo>
                                  <a:pt x="118436" y="0"/>
                                </a:lnTo>
                              </a:path>
                            </a:pathLst>
                          </a:custGeom>
                          <a:ln w="9141" cap="flat">
                            <a:round/>
                          </a:ln>
                        </wps:spPr>
                        <wps:style>
                          <a:lnRef idx="1">
                            <a:srgbClr val="A020F0"/>
                          </a:lnRef>
                          <a:fillRef idx="0">
                            <a:srgbClr val="000000">
                              <a:alpha val="0"/>
                            </a:srgbClr>
                          </a:fillRef>
                          <a:effectRef idx="0">
                            <a:scrgbClr r="0" g="0" b="0"/>
                          </a:effectRef>
                          <a:fontRef idx="none"/>
                        </wps:style>
                        <wps:bodyPr/>
                      </wps:wsp>
                      <wps:wsp>
                        <wps:cNvPr id="1789" name="Shape 1789"/>
                        <wps:cNvSpPr/>
                        <wps:spPr>
                          <a:xfrm>
                            <a:off x="0" y="148008"/>
                            <a:ext cx="118436" cy="0"/>
                          </a:xfrm>
                          <a:custGeom>
                            <a:avLst/>
                            <a:gdLst/>
                            <a:ahLst/>
                            <a:cxnLst/>
                            <a:rect l="0" t="0" r="0" b="0"/>
                            <a:pathLst>
                              <a:path w="118436">
                                <a:moveTo>
                                  <a:pt x="0" y="0"/>
                                </a:moveTo>
                                <a:lnTo>
                                  <a:pt x="118436" y="0"/>
                                </a:lnTo>
                              </a:path>
                            </a:pathLst>
                          </a:custGeom>
                          <a:ln w="9141" cap="flat">
                            <a:round/>
                          </a:ln>
                        </wps:spPr>
                        <wps:style>
                          <a:lnRef idx="1">
                            <a:srgbClr val="104E8B"/>
                          </a:lnRef>
                          <a:fillRef idx="0">
                            <a:srgbClr val="000000">
                              <a:alpha val="0"/>
                            </a:srgbClr>
                          </a:fillRef>
                          <a:effectRef idx="0">
                            <a:scrgbClr r="0" g="0" b="0"/>
                          </a:effectRef>
                          <a:fontRef idx="none"/>
                        </wps:style>
                        <wps:bodyPr/>
                      </wps:wsp>
                      <wps:wsp>
                        <wps:cNvPr id="1791" name="Shape 1791"/>
                        <wps:cNvSpPr/>
                        <wps:spPr>
                          <a:xfrm>
                            <a:off x="601654" y="0"/>
                            <a:ext cx="118393" cy="0"/>
                          </a:xfrm>
                          <a:custGeom>
                            <a:avLst/>
                            <a:gdLst/>
                            <a:ahLst/>
                            <a:cxnLst/>
                            <a:rect l="0" t="0" r="0" b="0"/>
                            <a:pathLst>
                              <a:path w="118393">
                                <a:moveTo>
                                  <a:pt x="0" y="0"/>
                                </a:moveTo>
                                <a:lnTo>
                                  <a:pt x="118393" y="0"/>
                                </a:lnTo>
                              </a:path>
                            </a:pathLst>
                          </a:custGeom>
                          <a:ln w="9141" cap="flat">
                            <a:round/>
                          </a:ln>
                        </wps:spPr>
                        <wps:style>
                          <a:lnRef idx="1">
                            <a:srgbClr val="228B22"/>
                          </a:lnRef>
                          <a:fillRef idx="0">
                            <a:srgbClr val="000000">
                              <a:alpha val="0"/>
                            </a:srgbClr>
                          </a:fillRef>
                          <a:effectRef idx="0">
                            <a:scrgbClr r="0" g="0" b="0"/>
                          </a:effectRef>
                          <a:fontRef idx="none"/>
                        </wps:style>
                        <wps:bodyPr/>
                      </wps:wsp>
                      <wps:wsp>
                        <wps:cNvPr id="1793" name="Shape 1793"/>
                        <wps:cNvSpPr/>
                        <wps:spPr>
                          <a:xfrm>
                            <a:off x="601654" y="148008"/>
                            <a:ext cx="118393" cy="0"/>
                          </a:xfrm>
                          <a:custGeom>
                            <a:avLst/>
                            <a:gdLst/>
                            <a:ahLst/>
                            <a:cxnLst/>
                            <a:rect l="0" t="0" r="0" b="0"/>
                            <a:pathLst>
                              <a:path w="118393">
                                <a:moveTo>
                                  <a:pt x="0" y="0"/>
                                </a:moveTo>
                                <a:lnTo>
                                  <a:pt x="118393" y="0"/>
                                </a:lnTo>
                              </a:path>
                            </a:pathLst>
                          </a:custGeom>
                          <a:ln w="9141" cap="flat">
                            <a:round/>
                          </a:ln>
                        </wps:spPr>
                        <wps:style>
                          <a:lnRef idx="1">
                            <a:srgbClr val="000000"/>
                          </a:lnRef>
                          <a:fillRef idx="0">
                            <a:srgbClr val="000000">
                              <a:alpha val="0"/>
                            </a:srgbClr>
                          </a:fillRef>
                          <a:effectRef idx="0">
                            <a:scrgbClr r="0" g="0" b="0"/>
                          </a:effectRef>
                          <a:fontRef idx="none"/>
                        </wps:style>
                        <wps:bodyPr/>
                      </wps:wsp>
                      <wps:wsp>
                        <wps:cNvPr id="1795" name="Shape 1795"/>
                        <wps:cNvSpPr/>
                        <wps:spPr>
                          <a:xfrm>
                            <a:off x="1209690" y="0"/>
                            <a:ext cx="118436" cy="0"/>
                          </a:xfrm>
                          <a:custGeom>
                            <a:avLst/>
                            <a:gdLst/>
                            <a:ahLst/>
                            <a:cxnLst/>
                            <a:rect l="0" t="0" r="0" b="0"/>
                            <a:pathLst>
                              <a:path w="118436">
                                <a:moveTo>
                                  <a:pt x="0" y="0"/>
                                </a:moveTo>
                                <a:lnTo>
                                  <a:pt x="118436" y="0"/>
                                </a:lnTo>
                              </a:path>
                            </a:pathLst>
                          </a:custGeom>
                          <a:ln w="9141" cap="flat">
                            <a:round/>
                          </a:ln>
                        </wps:spPr>
                        <wps:style>
                          <a:lnRef idx="1">
                            <a:srgbClr val="FF0000"/>
                          </a:lnRef>
                          <a:fillRef idx="0">
                            <a:srgbClr val="000000">
                              <a:alpha val="0"/>
                            </a:srgbClr>
                          </a:fillRef>
                          <a:effectRef idx="0">
                            <a:scrgbClr r="0" g="0" b="0"/>
                          </a:effectRef>
                          <a:fontRef idx="none"/>
                        </wps:style>
                        <wps:bodyPr/>
                      </wps:wsp>
                      <wps:wsp>
                        <wps:cNvPr id="1797" name="Shape 1797"/>
                        <wps:cNvSpPr/>
                        <wps:spPr>
                          <a:xfrm>
                            <a:off x="1209690" y="148008"/>
                            <a:ext cx="118436" cy="0"/>
                          </a:xfrm>
                          <a:custGeom>
                            <a:avLst/>
                            <a:gdLst/>
                            <a:ahLst/>
                            <a:cxnLst/>
                            <a:rect l="0" t="0" r="0" b="0"/>
                            <a:pathLst>
                              <a:path w="118436">
                                <a:moveTo>
                                  <a:pt x="0" y="0"/>
                                </a:moveTo>
                                <a:lnTo>
                                  <a:pt x="118436" y="0"/>
                                </a:lnTo>
                              </a:path>
                            </a:pathLst>
                          </a:custGeom>
                          <a:ln w="9141" cap="flat">
                            <a:round/>
                          </a:ln>
                        </wps:spPr>
                        <wps:style>
                          <a:lnRef idx="1">
                            <a:srgbClr val="FF8C00"/>
                          </a:lnRef>
                          <a:fillRef idx="0">
                            <a:srgbClr val="000000">
                              <a:alpha val="0"/>
                            </a:srgbClr>
                          </a:fillRef>
                          <a:effectRef idx="0">
                            <a:scrgbClr r="0" g="0" b="0"/>
                          </a:effectRef>
                          <a:fontRef idx="none"/>
                        </wps:style>
                        <wps:bodyPr/>
                      </wps:wsp>
                    </wpg:wgp>
                  </a:graphicData>
                </a:graphic>
              </wp:inline>
            </w:drawing>
          </mc:Choice>
          <mc:Fallback xmlns:mv="urn:schemas-microsoft-com:mac:vml" xmlns:mo="http://schemas.microsoft.com/office/mac/office/2008/main">
            <w:pict>
              <v:group w14:anchorId="664FA06C" id="Group 31708" o:spid="_x0000_s1026" style="width:104.6pt;height:11.65pt;mso-position-horizontal-relative:char;mso-position-vertical-relative:line" coordsize="13281,1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">
                <v:shape id="Shape 1787" o:spid="_x0000_s1027" style="position:absolute;width:1184;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" path="m,l118436,e" filled="f" strokecolor="#a020f0" strokeweight=".25392mm">
                  <v:path arrowok="t" textboxrect="0,0,118436,0"/>
                </v:shape>
                <v:shape id="Shape 1789" o:spid="_x0000_s1028" style="position:absolute;top:1480;width:1184;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" path="m,l118436,e" filled="f" strokecolor="#104e8b" strokeweight=".25392mm">
                  <v:path arrowok="t" textboxrect="0,0,118436,0"/>
                </v:shape>
                <v:shape id="Shape 1791" o:spid="_x0000_s1029" style="position:absolute;left:6016;width:1184;height:0;visibility:visible;mso-wrap-style:square;v-text-anchor:top" coordsize="118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" path="m,l118393,e" filled="f" strokecolor="#228b22" strokeweight=".25392mm">
                  <v:path arrowok="t" textboxrect="0,0,118393,0"/>
                </v:shape>
                <v:shape id="Shape 1793" o:spid="_x0000_s1030" style="position:absolute;left:6016;top:1480;width:1184;height:0;visibility:visible;mso-wrap-style:square;v-text-anchor:top" coordsize="118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" path="m,l118393,e" filled="f" strokeweight=".25392mm">
                  <v:path arrowok="t" textboxrect="0,0,118393,0"/>
                </v:shape>
                <v:shape id="Shape 1795" o:spid="_x0000_s1031" style="position:absolute;left:12096;width:1185;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" path="m,l118436,e" filled="f" strokecolor="red" strokeweight=".25392mm">
                  <v:path arrowok="t" textboxrect="0,0,118436,0"/>
                </v:shape>
                <v:shape id="Shape 1797" o:spid="_x0000_s1032" style="position:absolute;left:12096;top:1480;width:1185;height:0;visibility:visible;mso-wrap-style:square;v-text-anchor:top" coordsize="1184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" path="m,l118436,e" filled="f" strokecolor="#ff8c00" strokeweight=".25392mm">
                  <v:path arrowok="t" textboxrect="0,0,118436,0"/>
                </v:shape>
                <w10:anchorlock/>
              </v:group>
            </w:pict>
          </mc:Fallback>
        </mc:AlternateContent>
      </w:r>
    </w:p>
    <w:p w14:paraId="6CA53AE1" w14:textId="77777777" w:rsidR="00A6511F" w:rsidRPr="00A6511F" w:rsidRDefault="00A6511F" w:rsidP="00A6511F">
      <w:pPr>
        <w:pStyle w:val="ListParagraph"/>
        <w:numPr>
          <w:ilvl w:val="0"/>
          <w:numId w:val="15"/>
        </w:numPr>
        <w:spacing w:after="527"/>
        <w:ind w:right="394"/>
        <w:jc w:val="center"/>
        <w:rPr>
          <w:lang w:val="en-US"/>
        </w:rPr>
      </w:pPr>
      <w:r w:rsidRPr="00A6511F">
        <w:rPr>
          <w:rFonts w:ascii="Arial" w:eastAsia="Arial" w:hAnsi="Arial" w:cs="Arial"/>
          <w:sz w:val="15"/>
          <w:lang w:val="en-US"/>
        </w:rPr>
        <w:t>TorontoMUSICPRIAS</w:t>
      </w:r>
    </w:p>
    <w:p w14:paraId="19D0B8A3" w14:textId="77777777" w:rsidR="00A6511F" w:rsidRPr="00A6511F" w:rsidRDefault="00A6511F" w:rsidP="00B93610">
      <w:pPr>
        <w:pStyle w:val="ListParagraph"/>
        <w:numPr>
          <w:ilvl w:val="0"/>
          <w:numId w:val="15"/>
        </w:numPr>
        <w:spacing w:after="17" w:line="388" w:lineRule="auto"/>
        <w:ind w:right="1208"/>
        <w:rPr>
          <w:lang w:val="en-US"/>
        </w:rPr>
      </w:pPr>
      <w:r w:rsidRPr="00A6511F">
        <w:rPr>
          <w:sz w:val="20"/>
          <w:lang w:val="en-US"/>
        </w:rPr>
        <w:t xml:space="preserve">Figure 5: </w:t>
      </w:r>
      <w:r w:rsidRPr="00A6511F">
        <w:rPr>
          <w:b/>
          <w:sz w:val="20"/>
          <w:lang w:val="en-US"/>
        </w:rPr>
        <w:t>Model Validation Results</w:t>
      </w:r>
      <w:r w:rsidRPr="00A6511F">
        <w:rPr>
          <w:sz w:val="20"/>
          <w:lang w:val="en-US"/>
        </w:rPr>
        <w:t xml:space="preserve">. </w:t>
      </w:r>
      <w:r w:rsidRPr="00A6511F">
        <w:rPr>
          <w:b/>
          <w:sz w:val="20"/>
          <w:lang w:val="en-US"/>
        </w:rPr>
        <w:t>Panel A</w:t>
      </w:r>
      <w:r w:rsidRPr="00A6511F">
        <w:rPr>
          <w:sz w:val="20"/>
          <w:lang w:val="en-US"/>
        </w:rPr>
        <w:t xml:space="preserve">: time dependent area under the receiver operating characteristic curve or AUC (measure of discrimination). </w:t>
      </w:r>
      <w:r w:rsidRPr="00A6511F">
        <w:rPr>
          <w:b/>
          <w:sz w:val="20"/>
          <w:lang w:val="en-US"/>
        </w:rPr>
        <w:t>Panel B</w:t>
      </w:r>
      <w:r w:rsidRPr="00A6511F">
        <w:rPr>
          <w:sz w:val="20"/>
          <w:lang w:val="en-US"/>
        </w:rPr>
        <w:t>: calibration</w:t>
      </w:r>
      <w:r>
        <w:rPr>
          <w:sz w:val="20"/>
          <w:lang w:val="en-US"/>
        </w:rPr>
        <w:t xml:space="preserve"> </w:t>
      </w:r>
      <w:r w:rsidRPr="00A6511F">
        <w:rPr>
          <w:sz w:val="20"/>
          <w:lang w:val="en-US"/>
        </w:rPr>
        <w:t>at-large [20, 21], with solid lines depicting the non-parameteric estimate of the cumulative</w:t>
      </w:r>
      <w:r>
        <w:rPr>
          <w:sz w:val="20"/>
          <w:lang w:val="en-US"/>
        </w:rPr>
        <w:t>-</w:t>
      </w:r>
      <w:r w:rsidRPr="00A6511F">
        <w:rPr>
          <w:sz w:val="20"/>
          <w:lang w:val="en-US"/>
        </w:rPr>
        <w:t xml:space="preserve">risk of reclassification [22], and dashed lines showing the average </w:t>
      </w:r>
      <w:r w:rsidRPr="00A6511F">
        <w:rPr>
          <w:sz w:val="20"/>
          <w:lang w:val="en-US"/>
        </w:rPr>
        <w:lastRenderedPageBreak/>
        <w:t xml:space="preserve">cumulative-risk of reclassification obtained using the joint model fitted to the PRIAS dataset. Full names of Cohorts are </w:t>
      </w:r>
      <w:r w:rsidRPr="00A6511F">
        <w:rPr>
          <w:i/>
          <w:sz w:val="20"/>
          <w:lang w:val="en-US"/>
        </w:rPr>
        <w:t>PRIAS</w:t>
      </w:r>
      <w:r w:rsidRPr="00A6511F">
        <w:rPr>
          <w:sz w:val="20"/>
          <w:lang w:val="en-US"/>
        </w:rPr>
        <w:t xml:space="preserve">: Prostate Cancer International Active Surveillance, </w:t>
      </w:r>
      <w:r w:rsidRPr="00A6511F">
        <w:rPr>
          <w:i/>
          <w:sz w:val="20"/>
          <w:lang w:val="en-US"/>
        </w:rPr>
        <w:t>Toronto</w:t>
      </w:r>
      <w:r w:rsidRPr="00A6511F">
        <w:rPr>
          <w:sz w:val="20"/>
          <w:lang w:val="en-US"/>
        </w:rPr>
        <w:t xml:space="preserve">: University of Toronto Active Surveillance, </w:t>
      </w:r>
      <w:r w:rsidRPr="00A6511F">
        <w:rPr>
          <w:i/>
          <w:sz w:val="20"/>
          <w:lang w:val="en-US"/>
        </w:rPr>
        <w:t>Hopkins</w:t>
      </w:r>
      <w:r w:rsidRPr="00A6511F">
        <w:rPr>
          <w:sz w:val="20"/>
          <w:lang w:val="en-US"/>
        </w:rPr>
        <w:t xml:space="preserve">: Johns Hopkins Active Surveillance, </w:t>
      </w:r>
      <w:r w:rsidRPr="00A6511F">
        <w:rPr>
          <w:i/>
          <w:sz w:val="20"/>
          <w:lang w:val="en-US"/>
        </w:rPr>
        <w:t>MSKCC</w:t>
      </w:r>
      <w:r w:rsidRPr="00A6511F">
        <w:rPr>
          <w:sz w:val="20"/>
          <w:lang w:val="en-US"/>
        </w:rPr>
        <w:t xml:space="preserve">: Memorial Sloan Kettering Cancer Center Active Surveillance, </w:t>
      </w:r>
      <w:r w:rsidRPr="00A6511F">
        <w:rPr>
          <w:i/>
          <w:sz w:val="20"/>
          <w:lang w:val="en-US"/>
        </w:rPr>
        <w:t>KCL</w:t>
      </w:r>
      <w:r w:rsidRPr="00A6511F">
        <w:rPr>
          <w:sz w:val="20"/>
          <w:lang w:val="en-US"/>
        </w:rPr>
        <w:t xml:space="preserve">: King’s College London Active Surveillance, </w:t>
      </w:r>
      <w:r w:rsidRPr="00A6511F">
        <w:rPr>
          <w:i/>
          <w:sz w:val="20"/>
          <w:lang w:val="en-US"/>
        </w:rPr>
        <w:t>MUSIC</w:t>
      </w:r>
      <w:r w:rsidRPr="00A6511F">
        <w:rPr>
          <w:sz w:val="20"/>
          <w:lang w:val="en-US"/>
        </w:rPr>
        <w:t>: Michigan Urological Surgery Improvement Collaborative</w:t>
      </w:r>
      <w:r>
        <w:rPr>
          <w:sz w:val="20"/>
          <w:lang w:val="en-US"/>
        </w:rPr>
        <w:t xml:space="preserve"> </w:t>
      </w:r>
      <w:r w:rsidRPr="00A6511F">
        <w:rPr>
          <w:sz w:val="20"/>
          <w:lang w:val="en-US"/>
        </w:rPr>
        <w:t>Active Surveillance.</w:t>
      </w:r>
    </w:p>
    <w:p w14:paraId="7747F218" w14:textId="77777777" w:rsidR="00A6511F" w:rsidRDefault="00A6511F" w:rsidP="00A6511F">
      <w:pPr>
        <w:spacing w:after="0" w:line="371" w:lineRule="auto"/>
        <w:ind w:right="1208"/>
        <w:rPr>
          <w:lang w:val="en-US"/>
        </w:rPr>
      </w:pPr>
    </w:p>
    <w:p w14:paraId="1E1F7B5B" w14:textId="77777777" w:rsidR="00A6511F" w:rsidRPr="00A6511F" w:rsidRDefault="00A6511F" w:rsidP="00A6511F">
      <w:pPr>
        <w:spacing w:after="0" w:line="371" w:lineRule="auto"/>
        <w:ind w:right="1208"/>
        <w:rPr>
          <w:lang w:val="en-US"/>
        </w:rPr>
      </w:pPr>
    </w:p>
    <w:p w14:paraId="38CC169E" w14:textId="77777777" w:rsidR="00694E89" w:rsidRPr="00A6511F" w:rsidRDefault="001438C8" w:rsidP="00B93610">
      <w:pPr>
        <w:numPr>
          <w:ilvl w:val="0"/>
          <w:numId w:val="16"/>
        </w:numPr>
        <w:spacing w:after="365" w:line="372" w:lineRule="auto"/>
        <w:ind w:right="1208" w:hanging="741"/>
        <w:rPr>
          <w:lang w:val="en-US"/>
        </w:rPr>
      </w:pPr>
      <w:r w:rsidRPr="00A6511F">
        <w:rPr>
          <w:lang w:val="en-US"/>
        </w:rPr>
        <w:t>Various personalized and fixed biopsy s</w:t>
      </w:r>
      <w:r w:rsidR="00A6511F" w:rsidRPr="00A6511F">
        <w:rPr>
          <w:lang w:val="en-US"/>
        </w:rPr>
        <w:t>chedules for a demonstration pa</w:t>
      </w:r>
      <w:r w:rsidRPr="00A6511F">
        <w:rPr>
          <w:lang w:val="en-US"/>
        </w:rPr>
        <w:t>tient in Figure 4 show that a personalized sc</w:t>
      </w:r>
      <w:r w:rsidR="00A6511F" w:rsidRPr="00A6511F">
        <w:rPr>
          <w:lang w:val="en-US"/>
        </w:rPr>
        <w:t>hedule based on 10% risk thresh</w:t>
      </w:r>
      <w:r w:rsidRPr="00A6511F">
        <w:rPr>
          <w:lang w:val="en-US"/>
        </w:rPr>
        <w:t>old leads to one less biopsy than other sched</w:t>
      </w:r>
      <w:r w:rsidR="00A6511F" w:rsidRPr="00A6511F">
        <w:rPr>
          <w:lang w:val="en-US"/>
        </w:rPr>
        <w:t>ules. At the same time, the cor</w:t>
      </w:r>
      <w:r w:rsidRPr="00A6511F">
        <w:rPr>
          <w:lang w:val="en-US"/>
        </w:rPr>
        <w:t>responding time delay in detection of reclassification is expected to be only</w:t>
      </w:r>
      <w:r w:rsidR="00A6511F" w:rsidRPr="00A6511F">
        <w:rPr>
          <w:lang w:val="en-US"/>
        </w:rPr>
        <w:t xml:space="preserve"> </w:t>
      </w:r>
      <w:r w:rsidRPr="00A6511F">
        <w:rPr>
          <w:lang w:val="en-US"/>
        </w:rPr>
        <w:t>one month more than other schedules. A compulsory biopsy was scheduled at</w:t>
      </w:r>
      <w:r w:rsidR="00A6511F" w:rsidRPr="00A6511F">
        <w:rPr>
          <w:lang w:val="en-US"/>
        </w:rPr>
        <w:t xml:space="preserve"> </w:t>
      </w:r>
      <w:r w:rsidRPr="00A6511F">
        <w:rPr>
          <w:lang w:val="en-US"/>
        </w:rPr>
        <w:t>year six (maximum biopsy scheduling time in PRIAS, Supplementary C) in</w:t>
      </w:r>
      <w:r w:rsidR="00A6511F">
        <w:rPr>
          <w:lang w:val="en-US"/>
        </w:rPr>
        <w:t xml:space="preserve"> </w:t>
      </w:r>
      <w:r w:rsidRPr="00A6511F">
        <w:rPr>
          <w:lang w:val="en-US"/>
        </w:rPr>
        <w:t>all schedules for a meaningful comparison between them. Additional demonstrations are in Figure 9–11, Supplementary C.</w:t>
      </w:r>
    </w:p>
    <w:p w14:paraId="088C8CF5" w14:textId="77777777" w:rsidR="00694E89" w:rsidRDefault="001438C8">
      <w:pPr>
        <w:numPr>
          <w:ilvl w:val="0"/>
          <w:numId w:val="17"/>
        </w:numPr>
        <w:spacing w:after="310" w:line="261" w:lineRule="auto"/>
        <w:ind w:right="1208" w:hanging="741"/>
      </w:pPr>
      <w:r>
        <w:rPr>
          <w:b/>
        </w:rPr>
        <w:t>4. Discussion</w:t>
      </w:r>
    </w:p>
    <w:p w14:paraId="13085984" w14:textId="77777777" w:rsidR="00694E89" w:rsidRDefault="001438C8" w:rsidP="00B93610">
      <w:pPr>
        <w:numPr>
          <w:ilvl w:val="0"/>
          <w:numId w:val="18"/>
        </w:numPr>
        <w:spacing w:after="0" w:line="390" w:lineRule="auto"/>
        <w:ind w:left="-5" w:right="0" w:hanging="390"/>
        <w:jc w:val="left"/>
        <w:rPr>
          <w:lang w:val="en-US"/>
        </w:rPr>
      </w:pPr>
      <w:r w:rsidRPr="00A6511F">
        <w:rPr>
          <w:lang w:val="en-US"/>
        </w:rPr>
        <w:t>We developed a web-application for assisting patients/doctors in making</w:t>
      </w:r>
      <w:r w:rsidR="00A6511F" w:rsidRPr="00A6511F">
        <w:rPr>
          <w:lang w:val="en-US"/>
        </w:rPr>
        <w:t xml:space="preserve"> </w:t>
      </w:r>
      <w:r w:rsidRPr="00A6511F">
        <w:rPr>
          <w:lang w:val="en-US"/>
        </w:rPr>
        <w:t xml:space="preserve">biopsy decisions during prostate cancer active surveillance (AS). </w:t>
      </w:r>
      <w:commentRangeStart w:id="170"/>
      <w:r w:rsidR="00A6511F" w:rsidRPr="00A6511F">
        <w:rPr>
          <w:lang w:val="en-US"/>
        </w:rPr>
        <w:t>Our</w:t>
      </w:r>
      <w:commentRangeEnd w:id="170"/>
      <w:r w:rsidR="00075D89">
        <w:rPr>
          <w:rStyle w:val="CommentReference"/>
        </w:rPr>
        <w:commentReference w:id="170"/>
      </w:r>
      <w:r w:rsidR="00A6511F" w:rsidRPr="00A6511F">
        <w:rPr>
          <w:lang w:val="en-US"/>
        </w:rPr>
        <w:t xml:space="preserve"> web-</w:t>
      </w:r>
      <w:r w:rsidRPr="00A6511F">
        <w:rPr>
          <w:lang w:val="en-US"/>
        </w:rPr>
        <w:t>application provides the patient’s current and future risks of reclassification</w:t>
      </w:r>
      <w:r w:rsidR="00A6511F" w:rsidRPr="00A6511F">
        <w:rPr>
          <w:lang w:val="en-US"/>
        </w:rPr>
        <w:t xml:space="preserve">  </w:t>
      </w:r>
      <w:r w:rsidRPr="00A6511F">
        <w:rPr>
          <w:lang w:val="en-US"/>
        </w:rPr>
        <w:t>(increase in Gleason grade [2] from grade 1 to 2 or higher), and personalized</w:t>
      </w:r>
      <w:r w:rsidR="00A6511F" w:rsidRPr="00A6511F">
        <w:rPr>
          <w:lang w:val="en-US"/>
        </w:rPr>
        <w:t xml:space="preserve"> </w:t>
      </w:r>
      <w:r w:rsidRPr="00A6511F">
        <w:rPr>
          <w:lang w:val="en-US"/>
        </w:rPr>
        <w:t>biopsy schedules based on this risk. Our work has four novel features over</w:t>
      </w:r>
      <w:r w:rsidR="00A6511F" w:rsidRPr="00A6511F">
        <w:rPr>
          <w:lang w:val="en-US"/>
        </w:rPr>
        <w:t xml:space="preserve"> </w:t>
      </w:r>
      <w:r w:rsidRPr="00A6511F">
        <w:rPr>
          <w:lang w:val="en-US"/>
        </w:rPr>
        <w:t>earlier risk calculators [13, 23]. First, for personalized biopsy schedules, we</w:t>
      </w:r>
      <w:r w:rsidR="00A6511F" w:rsidRPr="00A6511F">
        <w:rPr>
          <w:lang w:val="en-US"/>
        </w:rPr>
        <w:t xml:space="preserve"> </w:t>
      </w:r>
      <w:r w:rsidRPr="00A6511F">
        <w:rPr>
          <w:lang w:val="en-US"/>
        </w:rPr>
        <w:t>developed a statistical model using the world’s largest AS dataset PRIAS.</w:t>
      </w:r>
      <w:r w:rsidR="00A6511F" w:rsidRPr="00A6511F">
        <w:rPr>
          <w:lang w:val="en-US"/>
        </w:rPr>
        <w:t xml:space="preserve"> </w:t>
      </w:r>
      <w:r w:rsidRPr="00A6511F">
        <w:rPr>
          <w:lang w:val="en-US"/>
        </w:rPr>
        <w:t>Second, for following any biopsy schedule, fixed or personalized, our model</w:t>
      </w:r>
      <w:r w:rsidR="00A6511F" w:rsidRPr="00A6511F">
        <w:rPr>
          <w:lang w:val="en-US"/>
        </w:rPr>
        <w:t xml:space="preserve"> </w:t>
      </w:r>
      <w:r w:rsidRPr="00A6511F">
        <w:rPr>
          <w:lang w:val="en-US"/>
        </w:rPr>
        <w:t>predicts the corresponding time delay in detection of reclassification (less</w:t>
      </w:r>
      <w:r w:rsidR="00A6511F" w:rsidRPr="00A6511F">
        <w:rPr>
          <w:lang w:val="en-US"/>
        </w:rPr>
        <w:t xml:space="preserve"> </w:t>
      </w:r>
      <w:r w:rsidRPr="00A6511F">
        <w:rPr>
          <w:lang w:val="en-US"/>
        </w:rPr>
        <w:t>is beneficial). Thus, patients/doctors c</w:t>
      </w:r>
      <w:r w:rsidR="00A6511F" w:rsidRPr="00A6511F">
        <w:rPr>
          <w:lang w:val="en-US"/>
        </w:rPr>
        <w:t xml:space="preserve">an </w:t>
      </w:r>
      <w:r w:rsidR="00A6511F" w:rsidRPr="00A6511F">
        <w:rPr>
          <w:lang w:val="en-US"/>
        </w:rPr>
        <w:lastRenderedPageBreak/>
        <w:t>compare schedules before mak</w:t>
      </w:r>
      <w:r w:rsidRPr="00A6511F">
        <w:rPr>
          <w:lang w:val="en-US"/>
        </w:rPr>
        <w:t>ing a choice. Third, we externally validate</w:t>
      </w:r>
      <w:r w:rsidR="00A6511F" w:rsidRPr="00A6511F">
        <w:rPr>
          <w:lang w:val="en-US"/>
        </w:rPr>
        <w:t>d our model in the largest five</w:t>
      </w:r>
      <w:r w:rsidRPr="00A6511F">
        <w:rPr>
          <w:rFonts w:ascii="Calibri" w:eastAsia="Calibri" w:hAnsi="Calibri" w:cs="Calibri"/>
          <w:sz w:val="12"/>
          <w:lang w:val="en-US"/>
        </w:rPr>
        <w:t xml:space="preserve"> </w:t>
      </w:r>
      <w:r w:rsidRPr="00A6511F">
        <w:rPr>
          <w:lang w:val="en-US"/>
        </w:rPr>
        <w:t>GAP3 database [18] AS cohorts. Fourth, we implemented our methodology</w:t>
      </w:r>
      <w:r w:rsidR="00A6511F">
        <w:rPr>
          <w:lang w:val="en-US"/>
        </w:rPr>
        <w:t xml:space="preserve"> </w:t>
      </w:r>
      <w:r w:rsidRPr="00A6511F">
        <w:rPr>
          <w:rFonts w:ascii="Calibri" w:eastAsia="Calibri" w:hAnsi="Calibri" w:cs="Calibri"/>
          <w:sz w:val="12"/>
          <w:lang w:val="en-US"/>
        </w:rPr>
        <w:t xml:space="preserve">190 </w:t>
      </w:r>
      <w:r w:rsidRPr="00A6511F">
        <w:rPr>
          <w:lang w:val="en-US"/>
        </w:rPr>
        <w:t>in a web-application (</w:t>
      </w:r>
      <w:r w:rsidR="000F5D24">
        <w:fldChar w:fldCharType="begin"/>
      </w:r>
      <w:r w:rsidR="000F5D24" w:rsidRPr="000F5D24">
        <w:rPr>
          <w:lang w:val="en-US"/>
          <w:rPrChange w:id="171" w:author="A. Tomer" w:date="2019-12-10T12:53:00Z">
            <w:rPr/>
          </w:rPrChange>
        </w:rPr>
        <w:instrText xml:space="preserve"> HYPERLINK "https://emcbio</w:instrText>
      </w:r>
      <w:r w:rsidR="000F5D24" w:rsidRPr="000F5D24">
        <w:rPr>
          <w:lang w:val="en-US"/>
          <w:rPrChange w:id="172" w:author="A. Tomer" w:date="2019-12-10T12:53:00Z">
            <w:rPr/>
          </w:rPrChange>
        </w:rPr>
        <w:instrText xml:space="preserve">statistics.shinyapps.io/prias_biopsy_recommender/" \h </w:instrText>
      </w:r>
      <w:r w:rsidR="000F5D24">
        <w:fldChar w:fldCharType="separate"/>
      </w:r>
      <w:r w:rsidRPr="00A6511F">
        <w:rPr>
          <w:rFonts w:ascii="Calibri" w:eastAsia="Calibri" w:hAnsi="Calibri" w:cs="Calibri"/>
          <w:lang w:val="en-US"/>
        </w:rPr>
        <w:t xml:space="preserve">https://emcbiostatistics.shinyapps.io/prias_ </w:t>
      </w:r>
      <w:r w:rsidR="000F5D24">
        <w:rPr>
          <w:rFonts w:ascii="Calibri" w:eastAsia="Calibri" w:hAnsi="Calibri" w:cs="Calibri"/>
          <w:lang w:val="en-US"/>
        </w:rPr>
        <w:fldChar w:fldCharType="end"/>
      </w:r>
      <w:r w:rsidR="000F5D24">
        <w:fldChar w:fldCharType="begin"/>
      </w:r>
      <w:r w:rsidR="000F5D24" w:rsidRPr="000F5D24">
        <w:rPr>
          <w:lang w:val="en-US"/>
          <w:rPrChange w:id="173" w:author="A. Tomer" w:date="2019-12-10T12:53:00Z">
            <w:rPr/>
          </w:rPrChange>
        </w:rPr>
        <w:instrText xml:space="preserve"> HYPERLINK "https://emcbiostatistics.shinyapps.io/prias_biopsy_recommender/" \h </w:instrText>
      </w:r>
      <w:r w:rsidR="000F5D24">
        <w:fldChar w:fldCharType="separate"/>
      </w:r>
      <w:r w:rsidRPr="00A6511F">
        <w:rPr>
          <w:rFonts w:ascii="Calibri" w:eastAsia="Calibri" w:hAnsi="Calibri" w:cs="Calibri"/>
          <w:lang w:val="en-US"/>
        </w:rPr>
        <w:t>biopsy_recommender/</w:t>
      </w:r>
      <w:r w:rsidR="000F5D24">
        <w:rPr>
          <w:rFonts w:ascii="Calibri" w:eastAsia="Calibri" w:hAnsi="Calibri" w:cs="Calibri"/>
          <w:lang w:val="en-US"/>
        </w:rPr>
        <w:fldChar w:fldCharType="end"/>
      </w:r>
      <w:r w:rsidR="000F5D24">
        <w:fldChar w:fldCharType="begin"/>
      </w:r>
      <w:r w:rsidR="000F5D24" w:rsidRPr="000F5D24">
        <w:rPr>
          <w:lang w:val="en-US"/>
          <w:rPrChange w:id="174" w:author="A. Tomer" w:date="2019-12-10T12:53:00Z">
            <w:rPr/>
          </w:rPrChange>
        </w:rPr>
        <w:instrText xml:space="preserve"> HYPERLINK "https://emcbiostatistics.shinyapps.io/pr</w:instrText>
      </w:r>
      <w:r w:rsidR="000F5D24" w:rsidRPr="000F5D24">
        <w:rPr>
          <w:lang w:val="en-US"/>
          <w:rPrChange w:id="175" w:author="A. Tomer" w:date="2019-12-10T12:53:00Z">
            <w:rPr/>
          </w:rPrChange>
        </w:rPr>
        <w:instrText xml:space="preserve">ias_biopsy_recommender/" \h </w:instrText>
      </w:r>
      <w:r w:rsidR="000F5D24">
        <w:fldChar w:fldCharType="separate"/>
      </w:r>
      <w:r w:rsidRPr="00A6511F">
        <w:rPr>
          <w:lang w:val="en-US"/>
        </w:rPr>
        <w:t>)</w:t>
      </w:r>
      <w:r w:rsidR="000F5D24">
        <w:rPr>
          <w:lang w:val="en-US"/>
        </w:rPr>
        <w:fldChar w:fldCharType="end"/>
      </w:r>
      <w:r w:rsidRPr="00A6511F">
        <w:rPr>
          <w:lang w:val="en-US"/>
        </w:rPr>
        <w:t xml:space="preserve"> for PRIAS and validated GAP3 cohorts.</w:t>
      </w:r>
    </w:p>
    <w:p w14:paraId="425ECD82" w14:textId="77777777" w:rsidR="00A6511F" w:rsidRDefault="00A6511F" w:rsidP="00A6511F">
      <w:pPr>
        <w:spacing w:after="0" w:line="390" w:lineRule="auto"/>
        <w:ind w:right="0"/>
        <w:jc w:val="left"/>
        <w:rPr>
          <w:lang w:val="en-US"/>
        </w:rPr>
      </w:pPr>
    </w:p>
    <w:p w14:paraId="49FEC2AD" w14:textId="77777777" w:rsidR="00A6511F" w:rsidRPr="00A6511F" w:rsidRDefault="00A6511F" w:rsidP="00A6511F">
      <w:pPr>
        <w:spacing w:after="0" w:line="390" w:lineRule="auto"/>
        <w:ind w:right="0"/>
        <w:jc w:val="left"/>
        <w:rPr>
          <w:lang w:val="en-US"/>
        </w:rPr>
      </w:pPr>
    </w:p>
    <w:p w14:paraId="4D7F4781" w14:textId="77777777" w:rsidR="00A6511F" w:rsidRDefault="001438C8" w:rsidP="00B93610">
      <w:pPr>
        <w:numPr>
          <w:ilvl w:val="0"/>
          <w:numId w:val="20"/>
        </w:numPr>
        <w:spacing w:after="0" w:line="373" w:lineRule="auto"/>
        <w:ind w:right="1208" w:hanging="741"/>
        <w:rPr>
          <w:lang w:val="en-US"/>
        </w:rPr>
      </w:pPr>
      <w:r w:rsidRPr="00A6511F">
        <w:rPr>
          <w:lang w:val="en-US"/>
        </w:rPr>
        <w:t>Currently, biopsies are decided either accordi</w:t>
      </w:r>
      <w:r w:rsidR="00A6511F" w:rsidRPr="00A6511F">
        <w:rPr>
          <w:lang w:val="en-US"/>
        </w:rPr>
        <w:t>ng to fixed schedules (e.g., an</w:t>
      </w:r>
      <w:r w:rsidRPr="00A6511F">
        <w:rPr>
          <w:lang w:val="en-US"/>
        </w:rPr>
        <w:t>nual biopsies) or utilize PSA. Both approaches have drawbacks [16, 6]. In</w:t>
      </w:r>
      <w:r w:rsidR="00A6511F" w:rsidRPr="00A6511F">
        <w:rPr>
          <w:lang w:val="en-US"/>
        </w:rPr>
        <w:t xml:space="preserve"> </w:t>
      </w:r>
      <w:r w:rsidRPr="00A6511F">
        <w:rPr>
          <w:lang w:val="en-US"/>
        </w:rPr>
        <w:t>particular, PSA has not been exploited fully and correctly. For example,</w:t>
      </w:r>
      <w:r w:rsidR="00A6511F" w:rsidRPr="00A6511F">
        <w:rPr>
          <w:lang w:val="en-US"/>
        </w:rPr>
        <w:t xml:space="preserve"> </w:t>
      </w:r>
      <w:r w:rsidRPr="00A6511F">
        <w:rPr>
          <w:lang w:val="en-US"/>
        </w:rPr>
        <w:t>using observed PSA is incorrect because it has measurement error. Other</w:t>
      </w:r>
      <w:r w:rsidR="00A6511F" w:rsidRPr="00A6511F">
        <w:rPr>
          <w:lang w:val="en-US"/>
        </w:rPr>
        <w:t xml:space="preserve"> </w:t>
      </w:r>
      <w:r w:rsidRPr="00A6511F">
        <w:rPr>
          <w:lang w:val="en-US"/>
        </w:rPr>
        <w:t>approaches utilize only the latest PSA, and/or when they utilize all PSA</w:t>
      </w:r>
      <w:r w:rsidR="00A6511F" w:rsidRPr="00A6511F">
        <w:rPr>
          <w:lang w:val="en-US"/>
        </w:rPr>
        <w:t xml:space="preserve"> </w:t>
      </w:r>
      <w:r w:rsidRPr="00A6511F">
        <w:rPr>
          <w:lang w:val="en-US"/>
        </w:rPr>
        <w:t>data, they assume constant PSA velocity. In contrast, our model employs all</w:t>
      </w:r>
      <w:r w:rsidR="00A6511F" w:rsidRPr="00A6511F">
        <w:rPr>
          <w:lang w:val="en-US"/>
        </w:rPr>
        <w:t xml:space="preserve"> </w:t>
      </w:r>
      <w:r w:rsidRPr="00A6511F">
        <w:rPr>
          <w:lang w:val="en-US"/>
        </w:rPr>
        <w:t>PSA measurements to build a patient-specific profile of PSA. This profile is</w:t>
      </w:r>
      <w:r w:rsidR="00A6511F" w:rsidRPr="00A6511F">
        <w:rPr>
          <w:lang w:val="en-US"/>
        </w:rPr>
        <w:t xml:space="preserve"> </w:t>
      </w:r>
      <w:r w:rsidRPr="00A6511F">
        <w:rPr>
          <w:lang w:val="en-US"/>
        </w:rPr>
        <w:t>allowed to increase/decrease non-linearly ov</w:t>
      </w:r>
      <w:r w:rsidR="00A6511F" w:rsidRPr="00A6511F">
        <w:rPr>
          <w:lang w:val="en-US"/>
        </w:rPr>
        <w:t>er time (non-constant PSA veloc</w:t>
      </w:r>
      <w:r w:rsidRPr="00A6511F">
        <w:rPr>
          <w:lang w:val="en-US"/>
        </w:rPr>
        <w:t>ity). Subsequently, the model consolidates the PSA profile, previous biopsy</w:t>
      </w:r>
      <w:r w:rsidR="00A6511F" w:rsidRPr="00A6511F">
        <w:rPr>
          <w:lang w:val="en-US"/>
        </w:rPr>
        <w:t xml:space="preserve"> </w:t>
      </w:r>
      <w:r w:rsidRPr="00A6511F">
        <w:rPr>
          <w:lang w:val="en-US"/>
        </w:rPr>
        <w:t>results, and baseline characteristics of a patient, into a single personalized</w:t>
      </w:r>
      <w:r w:rsidR="00A6511F" w:rsidRPr="00A6511F">
        <w:rPr>
          <w:lang w:val="en-US"/>
        </w:rPr>
        <w:t xml:space="preserve"> </w:t>
      </w:r>
      <w:r w:rsidRPr="00A6511F">
        <w:rPr>
          <w:lang w:val="en-US"/>
        </w:rPr>
        <w:t xml:space="preserve">risk of reclassification. This risk also gets </w:t>
      </w:r>
      <w:r w:rsidR="00A6511F" w:rsidRPr="00A6511F">
        <w:rPr>
          <w:lang w:val="en-US"/>
        </w:rPr>
        <w:t>updated as more patient data be</w:t>
      </w:r>
      <w:r w:rsidRPr="00A6511F">
        <w:rPr>
          <w:lang w:val="en-US"/>
        </w:rPr>
        <w:t>comes available over follow-up. Due to currently limited magnetic resonance</w:t>
      </w:r>
      <w:r w:rsidR="00A6511F" w:rsidRPr="00A6511F">
        <w:rPr>
          <w:lang w:val="en-US"/>
        </w:rPr>
        <w:t xml:space="preserve"> </w:t>
      </w:r>
      <w:r w:rsidRPr="00A6511F">
        <w:rPr>
          <w:lang w:val="en-US"/>
        </w:rPr>
        <w:t>imaging (MRI) data, we could not incorporate it into our model. However,</w:t>
      </w:r>
      <w:r w:rsidR="00A6511F" w:rsidRPr="00A6511F">
        <w:rPr>
          <w:lang w:val="en-US"/>
        </w:rPr>
        <w:t xml:space="preserve"> </w:t>
      </w:r>
      <w:r w:rsidRPr="00A6511F">
        <w:rPr>
          <w:lang w:val="en-US"/>
        </w:rPr>
        <w:t>MRI data can be added as a predictor in our</w:t>
      </w:r>
      <w:r w:rsidR="00A6511F" w:rsidRPr="00A6511F">
        <w:rPr>
          <w:lang w:val="en-US"/>
        </w:rPr>
        <w:t xml:space="preserve"> model in the future. Decisions </w:t>
      </w:r>
      <w:r w:rsidRPr="00A6511F">
        <w:rPr>
          <w:lang w:val="en-US"/>
        </w:rPr>
        <w:t>based on information combined from multiple sources can yield better results than based on MRI or PSA alone.</w:t>
      </w:r>
    </w:p>
    <w:p w14:paraId="26E705D8" w14:textId="77777777" w:rsidR="00A6511F" w:rsidRDefault="00A6511F" w:rsidP="00B93610">
      <w:pPr>
        <w:numPr>
          <w:ilvl w:val="0"/>
          <w:numId w:val="20"/>
        </w:numPr>
        <w:spacing w:after="0" w:line="373" w:lineRule="auto"/>
        <w:ind w:right="1208" w:hanging="741"/>
        <w:rPr>
          <w:lang w:val="en-US"/>
        </w:rPr>
      </w:pPr>
    </w:p>
    <w:p w14:paraId="07D7EB1E" w14:textId="77777777" w:rsidR="00694E89" w:rsidRDefault="001438C8" w:rsidP="00B93610">
      <w:pPr>
        <w:numPr>
          <w:ilvl w:val="0"/>
          <w:numId w:val="21"/>
        </w:numPr>
        <w:spacing w:after="0" w:line="372" w:lineRule="auto"/>
        <w:ind w:right="1208" w:hanging="390"/>
        <w:rPr>
          <w:lang w:val="en-US"/>
        </w:rPr>
      </w:pPr>
      <w:r w:rsidRPr="00A6511F">
        <w:rPr>
          <w:lang w:val="en-US"/>
        </w:rPr>
        <w:t>Our model is useful for a large number of patients from PRIAS (model</w:t>
      </w:r>
      <w:r w:rsidR="00A6511F" w:rsidRPr="00A6511F">
        <w:rPr>
          <w:lang w:val="en-US"/>
        </w:rPr>
        <w:t xml:space="preserve"> </w:t>
      </w:r>
      <w:r w:rsidRPr="00A6511F">
        <w:rPr>
          <w:lang w:val="en-US"/>
        </w:rPr>
        <w:t>development), and the largest five GAP3 database AS cohorts (model exter</w:t>
      </w:r>
      <w:r w:rsidR="00A6511F" w:rsidRPr="00A6511F">
        <w:rPr>
          <w:lang w:val="en-US"/>
        </w:rPr>
        <w:t>n</w:t>
      </w:r>
      <w:r w:rsidRPr="00A6511F">
        <w:rPr>
          <w:rFonts w:ascii="Calibri" w:eastAsia="Calibri" w:hAnsi="Calibri" w:cs="Calibri"/>
          <w:sz w:val="12"/>
          <w:lang w:val="en-US"/>
        </w:rPr>
        <w:t xml:space="preserve"> </w:t>
      </w:r>
      <w:r w:rsidRPr="00A6511F">
        <w:rPr>
          <w:lang w:val="en-US"/>
        </w:rPr>
        <w:lastRenderedPageBreak/>
        <w:t>al validation). These are the University of Toronto AS, Johns Hopkins AS,</w:t>
      </w:r>
      <w:r w:rsidR="00A6511F" w:rsidRPr="00A6511F">
        <w:rPr>
          <w:lang w:val="en-US"/>
        </w:rPr>
        <w:t xml:space="preserve">  m</w:t>
      </w:r>
      <w:r w:rsidRPr="00A6511F">
        <w:rPr>
          <w:lang w:val="en-US"/>
        </w:rPr>
        <w:t>emorial Sloan Kettering Cancer Center AS, King’s College London AS, and</w:t>
      </w:r>
      <w:r w:rsidR="00A6511F" w:rsidRPr="00A6511F">
        <w:rPr>
          <w:lang w:val="en-US"/>
        </w:rPr>
        <w:t xml:space="preserve"> </w:t>
      </w:r>
      <w:r w:rsidRPr="00A6511F">
        <w:rPr>
          <w:lang w:val="en-US"/>
        </w:rPr>
        <w:t xml:space="preserve">Michigan Urological Surgery Improvement </w:t>
      </w:r>
      <w:r w:rsidR="00A6511F" w:rsidRPr="00A6511F">
        <w:rPr>
          <w:lang w:val="en-US"/>
        </w:rPr>
        <w:t xml:space="preserve">Collaborative </w:t>
      </w:r>
      <w:commentRangeStart w:id="176"/>
      <w:r w:rsidR="00A6511F" w:rsidRPr="00A6511F">
        <w:rPr>
          <w:lang w:val="en-US"/>
        </w:rPr>
        <w:t>AS</w:t>
      </w:r>
      <w:commentRangeEnd w:id="176"/>
      <w:r w:rsidR="00075D89">
        <w:rPr>
          <w:rStyle w:val="CommentReference"/>
        </w:rPr>
        <w:commentReference w:id="176"/>
      </w:r>
      <w:r w:rsidR="00A6511F" w:rsidRPr="00A6511F">
        <w:rPr>
          <w:lang w:val="en-US"/>
        </w:rPr>
        <w:t>. During valida</w:t>
      </w:r>
      <w:r w:rsidRPr="00A6511F">
        <w:rPr>
          <w:lang w:val="en-US"/>
        </w:rPr>
        <w:t>tion, we required recalibration of our model’</w:t>
      </w:r>
      <w:r w:rsidR="00A6511F" w:rsidRPr="00A6511F">
        <w:rPr>
          <w:lang w:val="en-US"/>
        </w:rPr>
        <w:t>s baseline hazard of reclassifi</w:t>
      </w:r>
      <w:r w:rsidRPr="00A6511F">
        <w:rPr>
          <w:lang w:val="en-US"/>
        </w:rPr>
        <w:t>cation, individually for all validation cohorts. Our model’s prediction error</w:t>
      </w:r>
      <w:r w:rsidR="00A6511F" w:rsidRPr="00A6511F">
        <w:rPr>
          <w:lang w:val="en-US"/>
        </w:rPr>
        <w:t xml:space="preserve"> </w:t>
      </w:r>
      <w:r w:rsidRPr="00A6511F">
        <w:rPr>
          <w:lang w:val="en-US"/>
        </w:rPr>
        <w:t>was moderate in cohorts with rate of reclassification similar to PRIAS, and</w:t>
      </w:r>
      <w:r w:rsidR="00A6511F">
        <w:rPr>
          <w:lang w:val="en-US"/>
        </w:rPr>
        <w:t xml:space="preserve"> </w:t>
      </w:r>
      <w:r w:rsidRPr="00A6511F">
        <w:rPr>
          <w:lang w:val="en-US"/>
        </w:rPr>
        <w:t xml:space="preserve">large otherwise. Both prediction error and AUC can be improved with newer </w:t>
      </w:r>
      <w:r w:rsidRPr="00A6511F">
        <w:rPr>
          <w:rFonts w:ascii="Calibri" w:eastAsia="Calibri" w:hAnsi="Calibri" w:cs="Calibri"/>
          <w:sz w:val="12"/>
          <w:lang w:val="en-US"/>
        </w:rPr>
        <w:t xml:space="preserve">217 </w:t>
      </w:r>
      <w:r w:rsidRPr="00A6511F">
        <w:rPr>
          <w:lang w:val="en-US"/>
        </w:rPr>
        <w:t xml:space="preserve">biomarkers or MRI data in the </w:t>
      </w:r>
      <w:commentRangeStart w:id="177"/>
      <w:r w:rsidRPr="00A6511F">
        <w:rPr>
          <w:lang w:val="en-US"/>
        </w:rPr>
        <w:t>future</w:t>
      </w:r>
      <w:commentRangeEnd w:id="177"/>
      <w:r w:rsidR="00B93610">
        <w:rPr>
          <w:rStyle w:val="CommentReference"/>
        </w:rPr>
        <w:commentReference w:id="177"/>
      </w:r>
      <w:r w:rsidRPr="00A6511F">
        <w:rPr>
          <w:lang w:val="en-US"/>
        </w:rPr>
        <w:t>.</w:t>
      </w:r>
    </w:p>
    <w:p w14:paraId="0163817E" w14:textId="77777777" w:rsidR="00A6511F" w:rsidRPr="00A6511F" w:rsidRDefault="00A6511F" w:rsidP="00B93610">
      <w:pPr>
        <w:numPr>
          <w:ilvl w:val="0"/>
          <w:numId w:val="21"/>
        </w:numPr>
        <w:spacing w:after="0" w:line="372" w:lineRule="auto"/>
        <w:ind w:right="1208" w:hanging="390"/>
        <w:rPr>
          <w:lang w:val="en-US"/>
        </w:rPr>
      </w:pPr>
    </w:p>
    <w:p w14:paraId="616B7CF6" w14:textId="77777777" w:rsidR="00694E89" w:rsidRDefault="001438C8" w:rsidP="00B93610">
      <w:pPr>
        <w:numPr>
          <w:ilvl w:val="0"/>
          <w:numId w:val="22"/>
        </w:numPr>
        <w:spacing w:after="0" w:line="371" w:lineRule="auto"/>
        <w:ind w:right="1208" w:hanging="741"/>
        <w:rPr>
          <w:lang w:val="en-US"/>
        </w:rPr>
      </w:pPr>
      <w:r w:rsidRPr="00A6511F">
        <w:rPr>
          <w:lang w:val="en-US"/>
        </w:rPr>
        <w:t>Our work has important clinical implications. The rate of reclassification</w:t>
      </w:r>
      <w:r w:rsidR="00A6511F" w:rsidRPr="00A6511F">
        <w:rPr>
          <w:lang w:val="en-US"/>
        </w:rPr>
        <w:t xml:space="preserve"> </w:t>
      </w:r>
      <w:r w:rsidRPr="00A6511F">
        <w:rPr>
          <w:lang w:val="en-US"/>
        </w:rPr>
        <w:t>after five years of follow-up was at most 50% in all cohorts (Figure 5). That</w:t>
      </w:r>
      <w:r w:rsidR="00A6511F" w:rsidRPr="00A6511F">
        <w:rPr>
          <w:lang w:val="en-US"/>
        </w:rPr>
        <w:t xml:space="preserve"> </w:t>
      </w:r>
      <w:r w:rsidRPr="00A6511F">
        <w:rPr>
          <w:lang w:val="en-US"/>
        </w:rPr>
        <w:t>is, a large number of patients do not require any biopsy during the first</w:t>
      </w:r>
      <w:r w:rsidR="00A6511F" w:rsidRPr="00A6511F">
        <w:rPr>
          <w:lang w:val="en-US"/>
        </w:rPr>
        <w:t xml:space="preserve"> </w:t>
      </w:r>
      <w:r w:rsidRPr="00A6511F">
        <w:rPr>
          <w:lang w:val="en-US"/>
        </w:rPr>
        <w:t>five years of follow-up. Given the non-compliance and burden of frequent</w:t>
      </w:r>
      <w:r w:rsidR="00A6511F" w:rsidRPr="00A6511F">
        <w:rPr>
          <w:lang w:val="en-US"/>
        </w:rPr>
        <w:t xml:space="preserve"> </w:t>
      </w:r>
      <w:r w:rsidRPr="00A6511F">
        <w:rPr>
          <w:lang w:val="en-US"/>
        </w:rPr>
        <w:t>biopsies [6], the availability of our methodology as a web-application may</w:t>
      </w:r>
      <w:r w:rsidR="00A6511F" w:rsidRPr="00A6511F">
        <w:rPr>
          <w:lang w:val="en-US"/>
        </w:rPr>
        <w:t xml:space="preserve"> </w:t>
      </w:r>
      <w:r w:rsidRPr="00A6511F">
        <w:rPr>
          <w:lang w:val="en-US"/>
        </w:rPr>
        <w:t>encourage patients/doctors to consider personalized schedules instead. To</w:t>
      </w:r>
      <w:r w:rsidR="00A6511F" w:rsidRPr="00A6511F">
        <w:rPr>
          <w:lang w:val="en-US"/>
        </w:rPr>
        <w:t xml:space="preserve"> </w:t>
      </w:r>
      <w:r w:rsidRPr="00A6511F">
        <w:rPr>
          <w:lang w:val="en-US"/>
        </w:rPr>
        <w:t>assist them in this decision making, the web-application provides an estimate</w:t>
      </w:r>
      <w:r w:rsidR="00A6511F" w:rsidRPr="00A6511F">
        <w:rPr>
          <w:lang w:val="en-US"/>
        </w:rPr>
        <w:t xml:space="preserve"> </w:t>
      </w:r>
      <w:r w:rsidRPr="00A6511F">
        <w:rPr>
          <w:lang w:val="en-US"/>
        </w:rPr>
        <w:t>of time delay in detection of reclassification for both personalized and fixed</w:t>
      </w:r>
      <w:r w:rsidR="00A6511F">
        <w:rPr>
          <w:lang w:val="en-US"/>
        </w:rPr>
        <w:t xml:space="preserve"> </w:t>
      </w:r>
      <w:r w:rsidRPr="00A6511F">
        <w:rPr>
          <w:lang w:val="en-US"/>
        </w:rPr>
        <w:t xml:space="preserve">schedules, in a personalized manner. We hope this will objectively address </w:t>
      </w:r>
      <w:r w:rsidRPr="00A6511F">
        <w:rPr>
          <w:rFonts w:ascii="Calibri" w:eastAsia="Calibri" w:hAnsi="Calibri" w:cs="Calibri"/>
          <w:sz w:val="12"/>
          <w:lang w:val="en-US"/>
        </w:rPr>
        <w:t xml:space="preserve">227 </w:t>
      </w:r>
      <w:r w:rsidRPr="00A6511F">
        <w:rPr>
          <w:lang w:val="en-US"/>
        </w:rPr>
        <w:t>patient apprehensions regarding adverse outcomes in AS.</w:t>
      </w:r>
    </w:p>
    <w:p w14:paraId="73A5E06D" w14:textId="77777777" w:rsidR="00A6511F" w:rsidRPr="00A6511F" w:rsidRDefault="00A6511F" w:rsidP="00B93610">
      <w:pPr>
        <w:numPr>
          <w:ilvl w:val="0"/>
          <w:numId w:val="22"/>
        </w:numPr>
        <w:spacing w:after="0" w:line="371" w:lineRule="auto"/>
        <w:ind w:right="1208" w:hanging="741"/>
        <w:rPr>
          <w:lang w:val="en-US"/>
        </w:rPr>
      </w:pPr>
    </w:p>
    <w:p w14:paraId="3D9FB2F4" w14:textId="77777777" w:rsidR="00694E89" w:rsidRPr="00A6511F" w:rsidRDefault="001438C8" w:rsidP="00B93610">
      <w:pPr>
        <w:numPr>
          <w:ilvl w:val="0"/>
          <w:numId w:val="24"/>
        </w:numPr>
        <w:spacing w:after="364" w:line="371" w:lineRule="auto"/>
        <w:ind w:right="1208" w:hanging="390"/>
        <w:rPr>
          <w:lang w:val="en-US"/>
        </w:rPr>
      </w:pPr>
      <w:r w:rsidRPr="00A6511F">
        <w:rPr>
          <w:lang w:val="en-US"/>
        </w:rPr>
        <w:t>This work has certain limitations. Due to</w:t>
      </w:r>
      <w:r w:rsidR="00A6511F" w:rsidRPr="00A6511F">
        <w:rPr>
          <w:lang w:val="en-US"/>
        </w:rPr>
        <w:t xml:space="preserve"> currently limited follow-up pe</w:t>
      </w:r>
      <w:r w:rsidRPr="00A6511F">
        <w:rPr>
          <w:lang w:val="en-US"/>
        </w:rPr>
        <w:t>riod of PRIAS and GAP3 cohorts, the proposed model is valid only for a</w:t>
      </w:r>
      <w:r w:rsidR="00A6511F" w:rsidRPr="00A6511F">
        <w:rPr>
          <w:lang w:val="en-US"/>
        </w:rPr>
        <w:t xml:space="preserve"> </w:t>
      </w:r>
      <w:r w:rsidRPr="00A6511F">
        <w:rPr>
          <w:lang w:val="en-US"/>
        </w:rPr>
        <w:t>restricted period (Table 12, Supplementary C). This problem can be mitigated by refitting the model with new follow-up data in the future. While we</w:t>
      </w:r>
      <w:r w:rsidR="00A6511F" w:rsidRPr="00A6511F">
        <w:rPr>
          <w:lang w:val="en-US"/>
        </w:rPr>
        <w:t xml:space="preserve"> </w:t>
      </w:r>
      <w:r w:rsidRPr="00A6511F">
        <w:rPr>
          <w:lang w:val="en-US"/>
        </w:rPr>
        <w:t>focused only on reclassification, the number of positive biopsy cores can also</w:t>
      </w:r>
      <w:r w:rsidR="00A6511F" w:rsidRPr="00A6511F">
        <w:rPr>
          <w:lang w:val="en-US"/>
        </w:rPr>
        <w:t xml:space="preserve"> </w:t>
      </w:r>
      <w:r w:rsidRPr="00A6511F">
        <w:rPr>
          <w:lang w:val="en-US"/>
        </w:rPr>
        <w:t xml:space="preserve">be </w:t>
      </w:r>
      <w:r w:rsidRPr="00A6511F">
        <w:rPr>
          <w:lang w:val="en-US"/>
        </w:rPr>
        <w:lastRenderedPageBreak/>
        <w:t>used to trigger treatment. We did not consi</w:t>
      </w:r>
      <w:r w:rsidR="00A6511F" w:rsidRPr="00A6511F">
        <w:rPr>
          <w:lang w:val="en-US"/>
        </w:rPr>
        <w:t>der such additional criteria be</w:t>
      </w:r>
      <w:r w:rsidRPr="00A6511F">
        <w:rPr>
          <w:lang w:val="en-US"/>
        </w:rPr>
        <w:t>cause they differ between cohorts [4], whereas reclassification is used widely.</w:t>
      </w:r>
      <w:r w:rsidR="00A6511F" w:rsidRPr="00A6511F">
        <w:rPr>
          <w:lang w:val="en-US"/>
        </w:rPr>
        <w:t xml:space="preserve"> </w:t>
      </w:r>
      <w:r w:rsidRPr="00A6511F">
        <w:rPr>
          <w:lang w:val="en-US"/>
        </w:rPr>
        <w:t>Reclassification is susceptible to inter-observer variation too. Models which</w:t>
      </w:r>
      <w:r w:rsidR="00A6511F">
        <w:rPr>
          <w:lang w:val="en-US"/>
        </w:rPr>
        <w:t xml:space="preserve"> </w:t>
      </w:r>
      <w:r w:rsidRPr="00A6511F">
        <w:rPr>
          <w:lang w:val="en-US"/>
        </w:rPr>
        <w:t xml:space="preserve">account for this variation [13, 24] will be interesting to investigate further. </w:t>
      </w:r>
      <w:r w:rsidRPr="00A6511F">
        <w:rPr>
          <w:rFonts w:ascii="Calibri" w:eastAsia="Calibri" w:hAnsi="Calibri" w:cs="Calibri"/>
          <w:sz w:val="12"/>
          <w:lang w:val="en-US"/>
        </w:rPr>
        <w:t xml:space="preserve">237 </w:t>
      </w:r>
      <w:r w:rsidRPr="00A6511F">
        <w:rPr>
          <w:lang w:val="en-US"/>
        </w:rPr>
        <w:t xml:space="preserve">However, the methodology for personalized scheduling, and for comparison </w:t>
      </w:r>
      <w:r w:rsidRPr="00A6511F">
        <w:rPr>
          <w:rFonts w:ascii="Calibri" w:eastAsia="Calibri" w:hAnsi="Calibri" w:cs="Calibri"/>
          <w:sz w:val="12"/>
          <w:lang w:val="en-US"/>
        </w:rPr>
        <w:t xml:space="preserve"> </w:t>
      </w:r>
      <w:r w:rsidRPr="00A6511F">
        <w:rPr>
          <w:lang w:val="en-US"/>
        </w:rPr>
        <w:t>of various schedules need not change.</w:t>
      </w:r>
    </w:p>
    <w:p w14:paraId="32A11023" w14:textId="77777777" w:rsidR="00694E89" w:rsidRDefault="001438C8">
      <w:pPr>
        <w:numPr>
          <w:ilvl w:val="0"/>
          <w:numId w:val="25"/>
        </w:numPr>
        <w:spacing w:after="310" w:line="261" w:lineRule="auto"/>
        <w:ind w:right="0" w:hanging="741"/>
        <w:jc w:val="left"/>
      </w:pPr>
      <w:r>
        <w:rPr>
          <w:b/>
        </w:rPr>
        <w:t>5. Conclusions</w:t>
      </w:r>
    </w:p>
    <w:p w14:paraId="67F4CBDB" w14:textId="77777777" w:rsidR="00694E89" w:rsidRPr="00A02A36" w:rsidRDefault="001438C8">
      <w:pPr>
        <w:numPr>
          <w:ilvl w:val="0"/>
          <w:numId w:val="25"/>
        </w:numPr>
        <w:spacing w:after="162" w:line="259" w:lineRule="auto"/>
        <w:ind w:right="0" w:hanging="741"/>
        <w:jc w:val="left"/>
        <w:rPr>
          <w:lang w:val="en-US"/>
        </w:rPr>
      </w:pPr>
      <w:r w:rsidRPr="00A02A36">
        <w:rPr>
          <w:lang w:val="en-US"/>
        </w:rPr>
        <w:t xml:space="preserve">We developed a </w:t>
      </w:r>
      <w:commentRangeStart w:id="178"/>
      <w:r w:rsidRPr="00A02A36">
        <w:rPr>
          <w:lang w:val="en-US"/>
        </w:rPr>
        <w:t>web</w:t>
      </w:r>
      <w:commentRangeEnd w:id="178"/>
      <w:r w:rsidR="00B93610">
        <w:rPr>
          <w:rStyle w:val="CommentReference"/>
        </w:rPr>
        <w:commentReference w:id="178"/>
      </w:r>
      <w:r w:rsidRPr="00A02A36">
        <w:rPr>
          <w:lang w:val="en-US"/>
        </w:rPr>
        <w:t>-application (</w:t>
      </w:r>
      <w:r w:rsidR="000F5D24">
        <w:fldChar w:fldCharType="begin"/>
      </w:r>
      <w:r w:rsidR="000F5D24" w:rsidRPr="000F5D24">
        <w:rPr>
          <w:lang w:val="en-US"/>
          <w:rPrChange w:id="179" w:author="A. Tomer" w:date="2019-12-10T12:53:00Z">
            <w:rPr/>
          </w:rPrChange>
        </w:rPr>
        <w:instrText xml:space="preserve"> HYPERLINK "https://emcbiostatistics.shinyapps.io/prias_biopsy_recommender/" \h </w:instrText>
      </w:r>
      <w:r w:rsidR="000F5D24">
        <w:fldChar w:fldCharType="separate"/>
      </w:r>
      <w:r w:rsidRPr="00A02A36">
        <w:rPr>
          <w:rFonts w:ascii="Calibri" w:eastAsia="Calibri" w:hAnsi="Calibri" w:cs="Calibri"/>
          <w:lang w:val="en-US"/>
        </w:rPr>
        <w:t>https://emcbiostatistics.shinyapps</w:t>
      </w:r>
      <w:r w:rsidR="000F5D24">
        <w:rPr>
          <w:rFonts w:ascii="Calibri" w:eastAsia="Calibri" w:hAnsi="Calibri" w:cs="Calibri"/>
          <w:lang w:val="en-US"/>
        </w:rPr>
        <w:fldChar w:fldCharType="end"/>
      </w:r>
      <w:r w:rsidRPr="00A02A36">
        <w:rPr>
          <w:rFonts w:ascii="Calibri" w:eastAsia="Calibri" w:hAnsi="Calibri" w:cs="Calibri"/>
          <w:lang w:val="en-US"/>
        </w:rPr>
        <w:t>.</w:t>
      </w:r>
    </w:p>
    <w:p w14:paraId="353D72CA" w14:textId="77777777" w:rsidR="00694E89" w:rsidRPr="00A6511F" w:rsidRDefault="000F5D24" w:rsidP="00B93610">
      <w:pPr>
        <w:numPr>
          <w:ilvl w:val="0"/>
          <w:numId w:val="26"/>
        </w:numPr>
        <w:spacing w:after="362" w:line="371" w:lineRule="auto"/>
        <w:ind w:right="1208" w:hanging="390"/>
        <w:jc w:val="left"/>
        <w:rPr>
          <w:lang w:val="en-US"/>
        </w:rPr>
      </w:pPr>
      <w:r>
        <w:fldChar w:fldCharType="begin"/>
      </w:r>
      <w:r w:rsidRPr="000F5D24">
        <w:rPr>
          <w:lang w:val="en-US"/>
          <w:rPrChange w:id="180" w:author="A. Tomer" w:date="2019-12-10T12:53:00Z">
            <w:rPr/>
          </w:rPrChange>
        </w:rPr>
        <w:instrText xml:space="preserve"> HYPERLINK "https://emcbiostatistics.shinyapps.io/prias_biopsy_recommender/" \h </w:instrText>
      </w:r>
      <w:r>
        <w:fldChar w:fldCharType="separate"/>
      </w:r>
      <w:r w:rsidR="001438C8" w:rsidRPr="00A6511F">
        <w:rPr>
          <w:rFonts w:ascii="Calibri" w:eastAsia="Calibri" w:hAnsi="Calibri" w:cs="Calibri"/>
          <w:lang w:val="en-US"/>
        </w:rPr>
        <w:t>io/prias_biopsy_recommender/</w:t>
      </w:r>
      <w:r>
        <w:rPr>
          <w:rFonts w:ascii="Calibri" w:eastAsia="Calibri" w:hAnsi="Calibri" w:cs="Calibri"/>
          <w:lang w:val="en-US"/>
        </w:rPr>
        <w:fldChar w:fldCharType="end"/>
      </w:r>
      <w:r>
        <w:fldChar w:fldCharType="begin"/>
      </w:r>
      <w:r w:rsidRPr="000F5D24">
        <w:rPr>
          <w:lang w:val="en-US"/>
          <w:rPrChange w:id="181" w:author="A. Tomer" w:date="2019-12-10T12:53:00Z">
            <w:rPr/>
          </w:rPrChange>
        </w:rPr>
        <w:instrText xml:space="preserve"> HYPERLINK "https://emcbio</w:instrText>
      </w:r>
      <w:r w:rsidRPr="000F5D24">
        <w:rPr>
          <w:lang w:val="en-US"/>
          <w:rPrChange w:id="182" w:author="A. Tomer" w:date="2019-12-10T12:53:00Z">
            <w:rPr/>
          </w:rPrChange>
        </w:rPr>
        <w:instrText xml:space="preserve">statistics.shinyapps.io/prias_biopsy_recommender/" \h </w:instrText>
      </w:r>
      <w:r>
        <w:fldChar w:fldCharType="separate"/>
      </w:r>
      <w:r w:rsidR="001438C8" w:rsidRPr="00A6511F">
        <w:rPr>
          <w:lang w:val="en-US"/>
        </w:rPr>
        <w:t>)</w:t>
      </w:r>
      <w:r>
        <w:rPr>
          <w:lang w:val="en-US"/>
        </w:rPr>
        <w:fldChar w:fldCharType="end"/>
      </w:r>
      <w:r w:rsidR="001438C8" w:rsidRPr="00A6511F">
        <w:rPr>
          <w:lang w:val="en-US"/>
        </w:rPr>
        <w:t xml:space="preserve"> for assisting patients/doctors in making </w:t>
      </w:r>
      <w:r w:rsidR="001438C8" w:rsidRPr="00A6511F">
        <w:rPr>
          <w:rFonts w:ascii="Calibri" w:eastAsia="Calibri" w:hAnsi="Calibri" w:cs="Calibri"/>
          <w:sz w:val="12"/>
          <w:lang w:val="en-US"/>
        </w:rPr>
        <w:t xml:space="preserve">242 </w:t>
      </w:r>
      <w:r w:rsidR="001438C8" w:rsidRPr="00A6511F">
        <w:rPr>
          <w:lang w:val="en-US"/>
        </w:rPr>
        <w:t>biopsy decisions during prostate cancer AS. Our web-application provides the</w:t>
      </w:r>
      <w:r w:rsidR="00A6511F" w:rsidRPr="00A6511F">
        <w:rPr>
          <w:lang w:val="en-US"/>
        </w:rPr>
        <w:t xml:space="preserve"> </w:t>
      </w:r>
      <w:r w:rsidR="001438C8" w:rsidRPr="00A6511F">
        <w:rPr>
          <w:lang w:val="en-US"/>
        </w:rPr>
        <w:t>patient’s current and future risks of reclassification, and personalized biopsy</w:t>
      </w:r>
      <w:r w:rsidR="00A6511F" w:rsidRPr="00A6511F">
        <w:rPr>
          <w:lang w:val="en-US"/>
        </w:rPr>
        <w:t xml:space="preserve"> </w:t>
      </w:r>
      <w:r w:rsidR="001438C8" w:rsidRPr="00A6511F">
        <w:rPr>
          <w:lang w:val="en-US"/>
        </w:rPr>
        <w:t>schedules based on this risk</w:t>
      </w:r>
      <w:commentRangeStart w:id="183"/>
      <w:r w:rsidR="001438C8" w:rsidRPr="00A6511F">
        <w:rPr>
          <w:lang w:val="en-US"/>
        </w:rPr>
        <w:t>. Currently supported cohorts are the world’s</w:t>
      </w:r>
      <w:r w:rsidR="00A6511F" w:rsidRPr="00A6511F">
        <w:rPr>
          <w:lang w:val="en-US"/>
        </w:rPr>
        <w:t xml:space="preserve"> </w:t>
      </w:r>
      <w:r w:rsidR="001438C8" w:rsidRPr="00A6511F">
        <w:rPr>
          <w:lang w:val="en-US"/>
        </w:rPr>
        <w:t>largest AS cohort PRIAS (model development), and the largest five GAP3</w:t>
      </w:r>
      <w:r w:rsidR="00A6511F" w:rsidRPr="00A6511F">
        <w:rPr>
          <w:lang w:val="en-US"/>
        </w:rPr>
        <w:t xml:space="preserve"> </w:t>
      </w:r>
      <w:r w:rsidR="001438C8" w:rsidRPr="00A6511F">
        <w:rPr>
          <w:lang w:val="en-US"/>
        </w:rPr>
        <w:t>database cohorts (model external validation). Risk prediction accuracy in</w:t>
      </w:r>
      <w:r w:rsidR="00A6511F" w:rsidRPr="00A6511F">
        <w:rPr>
          <w:lang w:val="en-US"/>
        </w:rPr>
        <w:t xml:space="preserve"> </w:t>
      </w:r>
      <w:r w:rsidR="001438C8" w:rsidRPr="00A6511F">
        <w:rPr>
          <w:lang w:val="en-US"/>
        </w:rPr>
        <w:t>validation cohorts was better only if they had t</w:t>
      </w:r>
      <w:r w:rsidR="00A6511F" w:rsidRPr="00A6511F">
        <w:rPr>
          <w:lang w:val="en-US"/>
        </w:rPr>
        <w:t>he rate of reclassification sim</w:t>
      </w:r>
      <w:r w:rsidR="001438C8" w:rsidRPr="00A6511F">
        <w:rPr>
          <w:lang w:val="en-US"/>
        </w:rPr>
        <w:t xml:space="preserve">ilar to PRIAS. </w:t>
      </w:r>
      <w:commentRangeEnd w:id="183"/>
      <w:r w:rsidR="00B93610">
        <w:rPr>
          <w:rStyle w:val="CommentReference"/>
        </w:rPr>
        <w:commentReference w:id="183"/>
      </w:r>
      <w:r w:rsidR="001438C8" w:rsidRPr="00A6511F">
        <w:rPr>
          <w:lang w:val="en-US"/>
        </w:rPr>
        <w:t>Our web-application enables shared decision making of biopsy</w:t>
      </w:r>
      <w:r w:rsidR="00A6511F">
        <w:rPr>
          <w:lang w:val="en-US"/>
        </w:rPr>
        <w:t xml:space="preserve"> </w:t>
      </w:r>
      <w:r w:rsidR="001438C8" w:rsidRPr="00A6511F">
        <w:rPr>
          <w:lang w:val="en-US"/>
        </w:rPr>
        <w:t xml:space="preserve">schedule by comparing fixed and personalized schedules on the total biopsies </w:t>
      </w:r>
      <w:r w:rsidR="001438C8" w:rsidRPr="00A6511F">
        <w:rPr>
          <w:rFonts w:ascii="Calibri" w:eastAsia="Calibri" w:hAnsi="Calibri" w:cs="Calibri"/>
          <w:sz w:val="12"/>
          <w:lang w:val="en-US"/>
        </w:rPr>
        <w:t xml:space="preserve">250 </w:t>
      </w:r>
      <w:r w:rsidR="001438C8" w:rsidRPr="00A6511F">
        <w:rPr>
          <w:lang w:val="en-US"/>
        </w:rPr>
        <w:t>and expected time delay in detection of reclassification.</w:t>
      </w:r>
    </w:p>
    <w:p w14:paraId="11698E3F" w14:textId="77777777" w:rsidR="00694E89" w:rsidRDefault="001438C8">
      <w:pPr>
        <w:numPr>
          <w:ilvl w:val="0"/>
          <w:numId w:val="27"/>
        </w:numPr>
        <w:spacing w:after="310" w:line="261" w:lineRule="auto"/>
        <w:ind w:right="1208" w:hanging="741"/>
      </w:pPr>
      <w:r>
        <w:rPr>
          <w:b/>
        </w:rPr>
        <w:t>Author Contributions</w:t>
      </w:r>
    </w:p>
    <w:p w14:paraId="1982B8B7" w14:textId="77777777" w:rsidR="00694E89" w:rsidRPr="00A02A36" w:rsidRDefault="001438C8">
      <w:pPr>
        <w:numPr>
          <w:ilvl w:val="0"/>
          <w:numId w:val="27"/>
        </w:numPr>
        <w:ind w:right="1208" w:hanging="741"/>
        <w:rPr>
          <w:lang w:val="en-US"/>
        </w:rPr>
      </w:pPr>
      <w:r w:rsidRPr="00A02A36">
        <w:rPr>
          <w:lang w:val="en-US"/>
        </w:rPr>
        <w:t>Anirudh Tomer had full access to all the data in the study and takes</w:t>
      </w:r>
    </w:p>
    <w:p w14:paraId="46F5164D" w14:textId="77777777" w:rsidR="00694E89" w:rsidRPr="00A6511F" w:rsidRDefault="001438C8" w:rsidP="00B93610">
      <w:pPr>
        <w:numPr>
          <w:ilvl w:val="0"/>
          <w:numId w:val="27"/>
        </w:numPr>
        <w:spacing w:after="161"/>
        <w:ind w:right="1208" w:hanging="741"/>
        <w:rPr>
          <w:lang w:val="en-US"/>
        </w:rPr>
      </w:pPr>
      <w:r w:rsidRPr="00A6511F">
        <w:rPr>
          <w:lang w:val="en-US"/>
        </w:rPr>
        <w:t>responsibility for the integrity of the data an</w:t>
      </w:r>
      <w:r w:rsidR="00A6511F" w:rsidRPr="00A6511F">
        <w:rPr>
          <w:lang w:val="en-US"/>
        </w:rPr>
        <w:t>d the accuracy of the data anal</w:t>
      </w:r>
      <w:r w:rsidRPr="00A6511F">
        <w:rPr>
          <w:lang w:val="en-US"/>
        </w:rPr>
        <w:t>ysis.</w:t>
      </w:r>
    </w:p>
    <w:p w14:paraId="43656F4D" w14:textId="77777777" w:rsidR="00694E89" w:rsidRPr="00A6511F" w:rsidRDefault="001438C8" w:rsidP="00B93610">
      <w:pPr>
        <w:numPr>
          <w:ilvl w:val="0"/>
          <w:numId w:val="27"/>
        </w:numPr>
        <w:spacing w:after="159"/>
        <w:ind w:right="1208" w:hanging="741"/>
        <w:rPr>
          <w:lang w:val="en-US"/>
        </w:rPr>
      </w:pPr>
      <w:r w:rsidRPr="00A6511F">
        <w:rPr>
          <w:i/>
          <w:lang w:val="en-US"/>
        </w:rPr>
        <w:lastRenderedPageBreak/>
        <w:t xml:space="preserve">Study concept and design: </w:t>
      </w:r>
      <w:r w:rsidRPr="00A6511F">
        <w:rPr>
          <w:lang w:val="en-US"/>
        </w:rPr>
        <w:t>Tomer, Ni</w:t>
      </w:r>
      <w:r w:rsidR="00A6511F">
        <w:rPr>
          <w:lang w:val="en-US"/>
        </w:rPr>
        <w:t>eboer, Roobol, Bjartell, and Ri</w:t>
      </w:r>
      <w:r w:rsidRPr="00A6511F">
        <w:rPr>
          <w:lang w:val="en-US"/>
        </w:rPr>
        <w:t>zopoulos</w:t>
      </w:r>
    </w:p>
    <w:p w14:paraId="256BA2F5" w14:textId="77777777" w:rsidR="00694E89" w:rsidRPr="00A02A36" w:rsidRDefault="001438C8">
      <w:pPr>
        <w:numPr>
          <w:ilvl w:val="0"/>
          <w:numId w:val="27"/>
        </w:numPr>
        <w:spacing w:after="166"/>
        <w:ind w:right="1208" w:hanging="741"/>
        <w:rPr>
          <w:lang w:val="en-US"/>
        </w:rPr>
      </w:pPr>
      <w:r w:rsidRPr="00A02A36">
        <w:rPr>
          <w:i/>
          <w:lang w:val="en-US"/>
        </w:rPr>
        <w:t xml:space="preserve">Acquisition of data: </w:t>
      </w:r>
      <w:r w:rsidRPr="00A02A36">
        <w:rPr>
          <w:lang w:val="en-US"/>
        </w:rPr>
        <w:t>Tomer, Nieboer, and Roobol</w:t>
      </w:r>
    </w:p>
    <w:p w14:paraId="2D575D82" w14:textId="77777777" w:rsidR="00694E89" w:rsidRPr="00A02A36" w:rsidRDefault="001438C8">
      <w:pPr>
        <w:numPr>
          <w:ilvl w:val="0"/>
          <w:numId w:val="27"/>
        </w:numPr>
        <w:spacing w:after="183"/>
        <w:ind w:right="1208" w:hanging="741"/>
        <w:rPr>
          <w:lang w:val="en-US"/>
        </w:rPr>
      </w:pPr>
      <w:r w:rsidRPr="00A02A36">
        <w:rPr>
          <w:i/>
          <w:lang w:val="en-US"/>
        </w:rPr>
        <w:t xml:space="preserve">Analysis and interpretation of data: </w:t>
      </w:r>
      <w:r w:rsidRPr="00A02A36">
        <w:rPr>
          <w:lang w:val="en-US"/>
        </w:rPr>
        <w:t>Tomer, Nieboer, and Rizopoulos</w:t>
      </w:r>
    </w:p>
    <w:p w14:paraId="0BAB092A" w14:textId="77777777" w:rsidR="00694E89" w:rsidRPr="00A02A36" w:rsidRDefault="001438C8">
      <w:pPr>
        <w:numPr>
          <w:ilvl w:val="0"/>
          <w:numId w:val="27"/>
        </w:numPr>
        <w:spacing w:after="183"/>
        <w:ind w:right="1208" w:hanging="741"/>
        <w:rPr>
          <w:lang w:val="en-US"/>
        </w:rPr>
      </w:pPr>
      <w:r w:rsidRPr="00A02A36">
        <w:rPr>
          <w:i/>
          <w:lang w:val="en-US"/>
        </w:rPr>
        <w:t xml:space="preserve">Drafting of the manuscript: </w:t>
      </w:r>
      <w:r w:rsidRPr="00A02A36">
        <w:rPr>
          <w:lang w:val="en-US"/>
        </w:rPr>
        <w:t>Tomer, and Rizopoulos</w:t>
      </w:r>
    </w:p>
    <w:p w14:paraId="3B8B47EE" w14:textId="77777777" w:rsidR="00694E89" w:rsidRPr="00A02A36" w:rsidRDefault="001438C8">
      <w:pPr>
        <w:pStyle w:val="Heading1"/>
        <w:tabs>
          <w:tab w:val="center" w:pos="4275"/>
        </w:tabs>
        <w:spacing w:after="138"/>
        <w:ind w:left="-15" w:firstLine="0"/>
        <w:rPr>
          <w:lang w:val="en-US"/>
        </w:rPr>
      </w:pPr>
      <w:r w:rsidRPr="00A02A36">
        <w:rPr>
          <w:rFonts w:ascii="Calibri" w:eastAsia="Calibri" w:hAnsi="Calibri" w:cs="Calibri"/>
          <w:i w:val="0"/>
          <w:sz w:val="12"/>
          <w:lang w:val="en-US"/>
        </w:rPr>
        <w:t>260</w:t>
      </w:r>
      <w:r w:rsidRPr="00A02A36">
        <w:rPr>
          <w:rFonts w:ascii="Calibri" w:eastAsia="Calibri" w:hAnsi="Calibri" w:cs="Calibri"/>
          <w:i w:val="0"/>
          <w:sz w:val="12"/>
          <w:lang w:val="en-US"/>
        </w:rPr>
        <w:tab/>
      </w:r>
      <w:r w:rsidRPr="00A02A36">
        <w:rPr>
          <w:lang w:val="en-US"/>
        </w:rPr>
        <w:t>Critical revision of the manuscript for important intellectual content</w:t>
      </w:r>
      <w:r w:rsidRPr="00A02A36">
        <w:rPr>
          <w:i w:val="0"/>
          <w:lang w:val="en-US"/>
        </w:rPr>
        <w:t>: Tomer,</w:t>
      </w:r>
    </w:p>
    <w:p w14:paraId="69534DB9" w14:textId="77777777" w:rsidR="00694E89" w:rsidRDefault="001438C8">
      <w:pPr>
        <w:numPr>
          <w:ilvl w:val="0"/>
          <w:numId w:val="28"/>
        </w:numPr>
        <w:spacing w:after="155"/>
        <w:ind w:right="1208" w:hanging="390"/>
      </w:pPr>
      <w:r>
        <w:t>Nieboer, Roobol, Bjartell, Steyerberg, and Rizopoulos</w:t>
      </w:r>
    </w:p>
    <w:p w14:paraId="3BD9B15C" w14:textId="77777777" w:rsidR="00694E89" w:rsidRPr="00A02A36" w:rsidRDefault="001438C8">
      <w:pPr>
        <w:numPr>
          <w:ilvl w:val="0"/>
          <w:numId w:val="28"/>
        </w:numPr>
        <w:spacing w:after="168"/>
        <w:ind w:right="1208" w:hanging="390"/>
        <w:rPr>
          <w:lang w:val="en-US"/>
        </w:rPr>
      </w:pPr>
      <w:r w:rsidRPr="00A02A36">
        <w:rPr>
          <w:i/>
          <w:lang w:val="en-US"/>
        </w:rPr>
        <w:t>Statistical analyses</w:t>
      </w:r>
      <w:r w:rsidRPr="00A02A36">
        <w:rPr>
          <w:lang w:val="en-US"/>
        </w:rPr>
        <w:t>: Tomer, Nieboer, Steyerberg, and Rizopoulos</w:t>
      </w:r>
    </w:p>
    <w:p w14:paraId="2975F9A1" w14:textId="77777777" w:rsidR="00694E89" w:rsidRDefault="001438C8">
      <w:pPr>
        <w:numPr>
          <w:ilvl w:val="0"/>
          <w:numId w:val="28"/>
        </w:numPr>
        <w:spacing w:after="167"/>
        <w:ind w:right="1208" w:hanging="390"/>
      </w:pPr>
      <w:r>
        <w:rPr>
          <w:i/>
        </w:rPr>
        <w:t>Obtaining funding</w:t>
      </w:r>
      <w:r>
        <w:t>: Roobol, and Rizopoulos</w:t>
      </w:r>
    </w:p>
    <w:p w14:paraId="2DF65BD9" w14:textId="77777777" w:rsidR="00694E89" w:rsidRPr="00A02A36" w:rsidRDefault="001438C8">
      <w:pPr>
        <w:numPr>
          <w:ilvl w:val="0"/>
          <w:numId w:val="28"/>
        </w:numPr>
        <w:spacing w:after="183"/>
        <w:ind w:right="1208" w:hanging="390"/>
        <w:rPr>
          <w:lang w:val="en-US"/>
        </w:rPr>
      </w:pPr>
      <w:r w:rsidRPr="00A02A36">
        <w:rPr>
          <w:i/>
          <w:lang w:val="en-US"/>
        </w:rPr>
        <w:t>Administrative, technical or material support</w:t>
      </w:r>
      <w:r w:rsidRPr="00A02A36">
        <w:rPr>
          <w:lang w:val="en-US"/>
        </w:rPr>
        <w:t>: Nieboer</w:t>
      </w:r>
    </w:p>
    <w:p w14:paraId="5F2E5CD0" w14:textId="77777777" w:rsidR="00694E89" w:rsidRDefault="001438C8">
      <w:pPr>
        <w:numPr>
          <w:ilvl w:val="0"/>
          <w:numId w:val="28"/>
        </w:numPr>
        <w:spacing w:after="176"/>
        <w:ind w:right="1208" w:hanging="390"/>
      </w:pPr>
      <w:r>
        <w:rPr>
          <w:i/>
        </w:rPr>
        <w:t xml:space="preserve">Supervision: </w:t>
      </w:r>
      <w:r>
        <w:t>Roobol, and Rizopoulos</w:t>
      </w:r>
    </w:p>
    <w:p w14:paraId="10AB6E42" w14:textId="77777777" w:rsidR="00694E89" w:rsidRDefault="001438C8">
      <w:pPr>
        <w:pStyle w:val="Heading1"/>
        <w:tabs>
          <w:tab w:val="center" w:pos="1016"/>
        </w:tabs>
        <w:spacing w:after="503"/>
        <w:ind w:left="-15" w:firstLine="0"/>
      </w:pPr>
      <w:r>
        <w:rPr>
          <w:rFonts w:ascii="Calibri" w:eastAsia="Calibri" w:hAnsi="Calibri" w:cs="Calibri"/>
          <w:i w:val="0"/>
          <w:sz w:val="12"/>
        </w:rPr>
        <w:t>266</w:t>
      </w:r>
      <w:r>
        <w:rPr>
          <w:rFonts w:ascii="Calibri" w:eastAsia="Calibri" w:hAnsi="Calibri" w:cs="Calibri"/>
          <w:i w:val="0"/>
          <w:sz w:val="12"/>
        </w:rPr>
        <w:tab/>
      </w:r>
      <w:r>
        <w:t xml:space="preserve">Other: </w:t>
      </w:r>
      <w:r>
        <w:rPr>
          <w:i w:val="0"/>
        </w:rPr>
        <w:t>none</w:t>
      </w:r>
    </w:p>
    <w:p w14:paraId="1BB19386" w14:textId="77777777" w:rsidR="00694E89" w:rsidRDefault="001438C8">
      <w:pPr>
        <w:numPr>
          <w:ilvl w:val="0"/>
          <w:numId w:val="29"/>
        </w:numPr>
        <w:spacing w:after="310" w:line="261" w:lineRule="auto"/>
        <w:ind w:right="1208" w:hanging="741"/>
      </w:pPr>
      <w:r>
        <w:rPr>
          <w:b/>
        </w:rPr>
        <w:t>Acknowledgments</w:t>
      </w:r>
    </w:p>
    <w:p w14:paraId="06754257" w14:textId="77777777" w:rsidR="00694E89" w:rsidRPr="00A02A36" w:rsidRDefault="001438C8">
      <w:pPr>
        <w:numPr>
          <w:ilvl w:val="0"/>
          <w:numId w:val="29"/>
        </w:numPr>
        <w:ind w:right="1208" w:hanging="741"/>
        <w:rPr>
          <w:lang w:val="en-US"/>
        </w:rPr>
      </w:pPr>
      <w:r w:rsidRPr="00A02A36">
        <w:rPr>
          <w:lang w:val="en-US"/>
        </w:rPr>
        <w:t>The first and last authors would like to acknowledge support by Neder-</w:t>
      </w:r>
    </w:p>
    <w:p w14:paraId="5B7EC218" w14:textId="77777777" w:rsidR="00694E89" w:rsidRPr="00F6791C" w:rsidRDefault="001438C8" w:rsidP="00B93610">
      <w:pPr>
        <w:numPr>
          <w:ilvl w:val="0"/>
          <w:numId w:val="29"/>
        </w:numPr>
        <w:spacing w:after="484"/>
        <w:ind w:right="1208" w:hanging="741"/>
        <w:rPr>
          <w:lang w:val="en-US"/>
        </w:rPr>
      </w:pPr>
      <w:r w:rsidRPr="00F6791C">
        <w:rPr>
          <w:lang w:val="en-US"/>
        </w:rPr>
        <w:t>landse Organisatie voor Wetenschappelijk Onderzoek (the national research</w:t>
      </w:r>
      <w:r w:rsidR="00F6791C" w:rsidRPr="00F6791C">
        <w:rPr>
          <w:lang w:val="en-US"/>
        </w:rPr>
        <w:t xml:space="preserve"> </w:t>
      </w:r>
      <w:r w:rsidRPr="00F6791C">
        <w:rPr>
          <w:lang w:val="en-US"/>
        </w:rPr>
        <w:t>council of the Netherlands) VIDI grant n</w:t>
      </w:r>
      <w:r w:rsidR="00F6791C" w:rsidRPr="00F6791C">
        <w:rPr>
          <w:lang w:val="en-US"/>
        </w:rPr>
        <w:t>r. 016.146.301, and Erasmus Uni</w:t>
      </w:r>
      <w:r w:rsidRPr="00F6791C">
        <w:rPr>
          <w:lang w:val="en-US"/>
        </w:rPr>
        <w:t>versity Medical Center funding. Part of this work was carried out on the</w:t>
      </w:r>
      <w:r w:rsidR="00F6791C" w:rsidRPr="00F6791C">
        <w:rPr>
          <w:lang w:val="en-US"/>
        </w:rPr>
        <w:t xml:space="preserve"> </w:t>
      </w:r>
      <w:r w:rsidRPr="00F6791C">
        <w:rPr>
          <w:lang w:val="en-US"/>
        </w:rPr>
        <w:t>Dutch national e-infrastructure with the support of SURF Cooperative. The</w:t>
      </w:r>
      <w:r w:rsidR="00F6791C" w:rsidRPr="00F6791C">
        <w:rPr>
          <w:lang w:val="en-US"/>
        </w:rPr>
        <w:t xml:space="preserve"> </w:t>
      </w:r>
      <w:r w:rsidRPr="00F6791C">
        <w:rPr>
          <w:lang w:val="en-US"/>
        </w:rPr>
        <w:t>authors also thank the Erasmus Univers</w:t>
      </w:r>
      <w:r w:rsidR="00F6791C" w:rsidRPr="00F6791C">
        <w:rPr>
          <w:lang w:val="en-US"/>
        </w:rPr>
        <w:t>ity Medical Center’s Cancer Com</w:t>
      </w:r>
      <w:r w:rsidRPr="00F6791C">
        <w:rPr>
          <w:lang w:val="en-US"/>
        </w:rPr>
        <w:t>putational Biology Center for giving access to their IT-infrastructure and</w:t>
      </w:r>
      <w:r w:rsidR="00F6791C" w:rsidRPr="00F6791C">
        <w:rPr>
          <w:lang w:val="en-US"/>
        </w:rPr>
        <w:t xml:space="preserve"> </w:t>
      </w:r>
      <w:r w:rsidRPr="00F6791C">
        <w:rPr>
          <w:lang w:val="en-US"/>
        </w:rPr>
        <w:t>software that was used for the computations and data analysis in this study.</w:t>
      </w:r>
      <w:r w:rsidR="00F6791C" w:rsidRPr="00F6791C">
        <w:rPr>
          <w:lang w:val="en-US"/>
        </w:rPr>
        <w:t xml:space="preserve"> </w:t>
      </w:r>
      <w:r w:rsidRPr="00F6791C">
        <w:rPr>
          <w:lang w:val="en-US"/>
        </w:rPr>
        <w:t>This work was supported by the Movember Foundation. The funder did</w:t>
      </w:r>
      <w:r w:rsidR="00F6791C">
        <w:rPr>
          <w:lang w:val="en-US"/>
        </w:rPr>
        <w:t xml:space="preserve"> </w:t>
      </w:r>
      <w:r w:rsidRPr="00F6791C">
        <w:rPr>
          <w:lang w:val="en-US"/>
        </w:rPr>
        <w:t xml:space="preserve">not play any role in the study design, collection, analysis or interpretation of </w:t>
      </w:r>
      <w:r w:rsidRPr="00F6791C">
        <w:rPr>
          <w:rFonts w:ascii="Calibri" w:eastAsia="Calibri" w:hAnsi="Calibri" w:cs="Calibri"/>
          <w:sz w:val="12"/>
          <w:lang w:val="en-US"/>
        </w:rPr>
        <w:t>278</w:t>
      </w:r>
      <w:r w:rsidRPr="00F6791C">
        <w:rPr>
          <w:rFonts w:ascii="Calibri" w:eastAsia="Calibri" w:hAnsi="Calibri" w:cs="Calibri"/>
          <w:sz w:val="12"/>
          <w:lang w:val="en-US"/>
        </w:rPr>
        <w:tab/>
      </w:r>
      <w:r w:rsidRPr="00F6791C">
        <w:rPr>
          <w:lang w:val="en-US"/>
        </w:rPr>
        <w:t>data, or in the drafting of this paper.</w:t>
      </w:r>
    </w:p>
    <w:p w14:paraId="28E8FF4B" w14:textId="77777777" w:rsidR="00694E89" w:rsidRPr="00A02A36" w:rsidRDefault="001438C8">
      <w:pPr>
        <w:numPr>
          <w:ilvl w:val="0"/>
          <w:numId w:val="30"/>
        </w:numPr>
        <w:spacing w:after="129" w:line="261" w:lineRule="auto"/>
        <w:ind w:right="1208" w:hanging="741"/>
        <w:rPr>
          <w:lang w:val="en-US"/>
        </w:rPr>
      </w:pPr>
      <w:r w:rsidRPr="00A02A36">
        <w:rPr>
          <w:b/>
          <w:lang w:val="en-US"/>
        </w:rPr>
        <w:t>Appendix A. Members of The Movember Foundations Global Ac-</w:t>
      </w:r>
    </w:p>
    <w:p w14:paraId="0D969B4B" w14:textId="77777777" w:rsidR="00694E89" w:rsidRPr="00A02A36" w:rsidRDefault="001438C8">
      <w:pPr>
        <w:numPr>
          <w:ilvl w:val="0"/>
          <w:numId w:val="30"/>
        </w:numPr>
        <w:spacing w:after="338" w:line="261" w:lineRule="auto"/>
        <w:ind w:right="1208" w:hanging="741"/>
        <w:rPr>
          <w:lang w:val="en-US"/>
        </w:rPr>
      </w:pPr>
      <w:r w:rsidRPr="00A02A36">
        <w:rPr>
          <w:b/>
          <w:lang w:val="en-US"/>
        </w:rPr>
        <w:lastRenderedPageBreak/>
        <w:t>tion Plan Prostate Cancer Active Surveillance (GAP3) consortium</w:t>
      </w:r>
    </w:p>
    <w:p w14:paraId="65D044D1" w14:textId="77777777" w:rsidR="00694E89" w:rsidRPr="00A02A36" w:rsidRDefault="001438C8">
      <w:pPr>
        <w:numPr>
          <w:ilvl w:val="0"/>
          <w:numId w:val="30"/>
        </w:numPr>
        <w:ind w:right="1208" w:hanging="741"/>
        <w:rPr>
          <w:lang w:val="en-US"/>
        </w:rPr>
      </w:pPr>
      <w:r w:rsidRPr="00A02A36">
        <w:rPr>
          <w:i/>
          <w:lang w:val="en-US"/>
        </w:rPr>
        <w:t>Principle Investigators:</w:t>
      </w:r>
      <w:r w:rsidRPr="00A02A36">
        <w:rPr>
          <w:i/>
          <w:lang w:val="en-US"/>
        </w:rPr>
        <w:tab/>
      </w:r>
      <w:r w:rsidRPr="00A02A36">
        <w:rPr>
          <w:lang w:val="en-US"/>
        </w:rPr>
        <w:t>Bruce Trock (Johns Hopkins University, The</w:t>
      </w:r>
    </w:p>
    <w:p w14:paraId="01ECE517" w14:textId="77777777" w:rsidR="00694E89" w:rsidRPr="00A02A36" w:rsidRDefault="001438C8">
      <w:pPr>
        <w:numPr>
          <w:ilvl w:val="0"/>
          <w:numId w:val="30"/>
        </w:numPr>
        <w:ind w:right="1208" w:hanging="741"/>
        <w:rPr>
          <w:lang w:val="en-US"/>
        </w:rPr>
      </w:pPr>
      <w:r w:rsidRPr="00A02A36">
        <w:rPr>
          <w:lang w:val="en-US"/>
        </w:rPr>
        <w:t>James Buchanan Brady Urological Institute, Baltimore, USA), Behfar Ehdaie</w:t>
      </w:r>
    </w:p>
    <w:p w14:paraId="781D4AB1" w14:textId="77777777" w:rsidR="00694E89" w:rsidRPr="00A02A36" w:rsidRDefault="001438C8">
      <w:pPr>
        <w:numPr>
          <w:ilvl w:val="0"/>
          <w:numId w:val="30"/>
        </w:numPr>
        <w:ind w:right="1208" w:hanging="741"/>
        <w:rPr>
          <w:lang w:val="en-US"/>
        </w:rPr>
      </w:pPr>
      <w:r w:rsidRPr="00A02A36">
        <w:rPr>
          <w:lang w:val="en-US"/>
        </w:rPr>
        <w:t>(Memorial Sloan Kettering Cancer Center, New York, USA), Peter Car-</w:t>
      </w:r>
    </w:p>
    <w:p w14:paraId="16C75002" w14:textId="77777777" w:rsidR="00694E89" w:rsidRPr="00A02A36" w:rsidRDefault="001438C8">
      <w:pPr>
        <w:numPr>
          <w:ilvl w:val="0"/>
          <w:numId w:val="30"/>
        </w:numPr>
        <w:ind w:right="1208" w:hanging="741"/>
        <w:rPr>
          <w:lang w:val="en-US"/>
        </w:rPr>
      </w:pPr>
      <w:r w:rsidRPr="00A02A36">
        <w:rPr>
          <w:lang w:val="en-US"/>
        </w:rPr>
        <w:t>roll (University of California San Francisco, San Francisco, USA), Christo-</w:t>
      </w:r>
    </w:p>
    <w:p w14:paraId="77550FE6" w14:textId="77777777" w:rsidR="00694E89" w:rsidRPr="00A02A36" w:rsidRDefault="001438C8">
      <w:pPr>
        <w:numPr>
          <w:ilvl w:val="0"/>
          <w:numId w:val="30"/>
        </w:numPr>
        <w:ind w:right="1208" w:hanging="741"/>
        <w:rPr>
          <w:lang w:val="en-US"/>
        </w:rPr>
      </w:pPr>
      <w:r w:rsidRPr="00A02A36">
        <w:rPr>
          <w:lang w:val="en-US"/>
        </w:rPr>
        <w:t>pher Filson (Emory University School of Medicine, Winship Cancer Insti-</w:t>
      </w:r>
    </w:p>
    <w:p w14:paraId="154FED15" w14:textId="77777777" w:rsidR="00694E89" w:rsidRPr="00A02A36" w:rsidRDefault="001438C8">
      <w:pPr>
        <w:numPr>
          <w:ilvl w:val="0"/>
          <w:numId w:val="30"/>
        </w:numPr>
        <w:ind w:right="1208" w:hanging="741"/>
        <w:rPr>
          <w:lang w:val="en-US"/>
        </w:rPr>
      </w:pPr>
      <w:r w:rsidRPr="00A02A36">
        <w:rPr>
          <w:lang w:val="en-US"/>
        </w:rPr>
        <w:t>tute, Atlanta, USA), Jeri Kim / Christopher Logothetis (MD Anderson</w:t>
      </w:r>
    </w:p>
    <w:p w14:paraId="3647024A" w14:textId="77777777" w:rsidR="00694E89" w:rsidRPr="00A02A36" w:rsidRDefault="001438C8">
      <w:pPr>
        <w:numPr>
          <w:ilvl w:val="0"/>
          <w:numId w:val="30"/>
        </w:numPr>
        <w:ind w:right="1208" w:hanging="741"/>
        <w:rPr>
          <w:lang w:val="en-US"/>
        </w:rPr>
      </w:pPr>
      <w:r w:rsidRPr="00A02A36">
        <w:rPr>
          <w:lang w:val="en-US"/>
        </w:rPr>
        <w:t>Cancer Centre, Houston, USA), Todd Morgan (University of Michigan and</w:t>
      </w:r>
    </w:p>
    <w:p w14:paraId="5D2FAB8B" w14:textId="77777777" w:rsidR="00694E89" w:rsidRPr="00A02A36" w:rsidRDefault="001438C8">
      <w:pPr>
        <w:numPr>
          <w:ilvl w:val="0"/>
          <w:numId w:val="30"/>
        </w:numPr>
        <w:ind w:right="1208" w:hanging="741"/>
        <w:rPr>
          <w:lang w:val="en-US"/>
        </w:rPr>
      </w:pPr>
      <w:r w:rsidRPr="00A02A36">
        <w:rPr>
          <w:lang w:val="en-US"/>
        </w:rPr>
        <w:t>Michigan Urological Surgery Improvement Collaborative (MUSIC), Michi-</w:t>
      </w:r>
    </w:p>
    <w:p w14:paraId="08D4EB76" w14:textId="77777777" w:rsidR="00694E89" w:rsidRPr="00A02A36" w:rsidRDefault="001438C8">
      <w:pPr>
        <w:numPr>
          <w:ilvl w:val="0"/>
          <w:numId w:val="30"/>
        </w:numPr>
        <w:ind w:right="1208" w:hanging="741"/>
        <w:rPr>
          <w:lang w:val="en-US"/>
        </w:rPr>
      </w:pPr>
      <w:r w:rsidRPr="00A02A36">
        <w:rPr>
          <w:lang w:val="en-US"/>
        </w:rPr>
        <w:t>gan, USA), Laurence Klotz (University of Toronto, Sunnybrook Health Sci-</w:t>
      </w:r>
    </w:p>
    <w:p w14:paraId="6B59B9EC" w14:textId="77777777" w:rsidR="00694E89" w:rsidRPr="00A02A36" w:rsidRDefault="001438C8">
      <w:pPr>
        <w:numPr>
          <w:ilvl w:val="0"/>
          <w:numId w:val="30"/>
        </w:numPr>
        <w:ind w:right="1208" w:hanging="741"/>
        <w:rPr>
          <w:lang w:val="en-US"/>
        </w:rPr>
      </w:pPr>
      <w:r w:rsidRPr="00A02A36">
        <w:rPr>
          <w:lang w:val="en-US"/>
        </w:rPr>
        <w:t>ences Centre, Toronto, Ontario, Canada), Tom Pickles (University of British</w:t>
      </w:r>
    </w:p>
    <w:p w14:paraId="6C3E8B71" w14:textId="77777777" w:rsidR="00694E89" w:rsidRPr="00A02A36" w:rsidRDefault="001438C8">
      <w:pPr>
        <w:numPr>
          <w:ilvl w:val="0"/>
          <w:numId w:val="30"/>
        </w:numPr>
        <w:ind w:right="1208" w:hanging="741"/>
        <w:rPr>
          <w:lang w:val="en-US"/>
        </w:rPr>
      </w:pPr>
      <w:r w:rsidRPr="00A02A36">
        <w:rPr>
          <w:lang w:val="en-US"/>
        </w:rPr>
        <w:t>Columbia, BC Cancer Agency, Vancouver, Canada), Eric Hyndman (Uni-</w:t>
      </w:r>
    </w:p>
    <w:p w14:paraId="36785FDE" w14:textId="77777777" w:rsidR="00694E89" w:rsidRPr="00A02A36" w:rsidRDefault="001438C8">
      <w:pPr>
        <w:numPr>
          <w:ilvl w:val="0"/>
          <w:numId w:val="30"/>
        </w:numPr>
        <w:ind w:right="1208" w:hanging="741"/>
        <w:rPr>
          <w:lang w:val="en-US"/>
        </w:rPr>
      </w:pPr>
      <w:r w:rsidRPr="00A02A36">
        <w:rPr>
          <w:lang w:val="en-US"/>
        </w:rPr>
        <w:t>versity of Calgary, Southern Alberta Institute of Urology, Calgary, Canada),</w:t>
      </w:r>
    </w:p>
    <w:p w14:paraId="43029E31" w14:textId="77777777" w:rsidR="00694E89" w:rsidRPr="00A02A36" w:rsidRDefault="001438C8">
      <w:pPr>
        <w:numPr>
          <w:ilvl w:val="0"/>
          <w:numId w:val="30"/>
        </w:numPr>
        <w:ind w:right="1208" w:hanging="741"/>
        <w:rPr>
          <w:lang w:val="en-US"/>
        </w:rPr>
      </w:pPr>
      <w:r w:rsidRPr="00A02A36">
        <w:rPr>
          <w:lang w:val="en-US"/>
        </w:rPr>
        <w:t>Caroline Moore (University College London &amp; University College London</w:t>
      </w:r>
    </w:p>
    <w:p w14:paraId="567B8FC5" w14:textId="77777777" w:rsidR="00694E89" w:rsidRPr="00A02A36" w:rsidRDefault="001438C8">
      <w:pPr>
        <w:numPr>
          <w:ilvl w:val="0"/>
          <w:numId w:val="30"/>
        </w:numPr>
        <w:ind w:right="1208" w:hanging="741"/>
        <w:rPr>
          <w:lang w:val="en-US"/>
        </w:rPr>
      </w:pPr>
      <w:r w:rsidRPr="00A02A36">
        <w:rPr>
          <w:lang w:val="en-US"/>
        </w:rPr>
        <w:t>Hospital Trust, London, UK), Vincent Gnanapragasam (University of Cam-</w:t>
      </w:r>
    </w:p>
    <w:p w14:paraId="5D476DD4" w14:textId="77777777" w:rsidR="00694E89" w:rsidRPr="00A02A36" w:rsidRDefault="001438C8">
      <w:pPr>
        <w:numPr>
          <w:ilvl w:val="0"/>
          <w:numId w:val="30"/>
        </w:numPr>
        <w:ind w:right="1208" w:hanging="741"/>
        <w:rPr>
          <w:lang w:val="en-US"/>
        </w:rPr>
      </w:pPr>
      <w:r w:rsidRPr="00A02A36">
        <w:rPr>
          <w:lang w:val="en-US"/>
        </w:rPr>
        <w:t>bridge &amp; Cambridge University Hospitals NHS Foundation Trust, Cam-</w:t>
      </w:r>
    </w:p>
    <w:p w14:paraId="184D421F" w14:textId="77777777" w:rsidR="00694E89" w:rsidRDefault="001438C8">
      <w:pPr>
        <w:numPr>
          <w:ilvl w:val="0"/>
          <w:numId w:val="30"/>
        </w:numPr>
        <w:ind w:right="1208" w:hanging="741"/>
      </w:pPr>
      <w:r>
        <w:t>bridge, UK), Mieke Van Hemelrijck (King’s College London, London, UK</w:t>
      </w:r>
    </w:p>
    <w:p w14:paraId="66EE6C83" w14:textId="77777777" w:rsidR="00694E89" w:rsidRPr="00A02A36" w:rsidRDefault="001438C8">
      <w:pPr>
        <w:numPr>
          <w:ilvl w:val="0"/>
          <w:numId w:val="30"/>
        </w:numPr>
        <w:ind w:right="1208" w:hanging="741"/>
        <w:rPr>
          <w:lang w:val="en-US"/>
        </w:rPr>
      </w:pPr>
      <w:r w:rsidRPr="00A02A36">
        <w:rPr>
          <w:lang w:val="en-US"/>
        </w:rPr>
        <w:t>&amp; Guys and St Thomas NHS Foundation Trust, London, UK), Prokar Das-</w:t>
      </w:r>
    </w:p>
    <w:p w14:paraId="63C5C1D8" w14:textId="77777777" w:rsidR="00694E89" w:rsidRPr="00A02A36" w:rsidRDefault="001438C8">
      <w:pPr>
        <w:numPr>
          <w:ilvl w:val="0"/>
          <w:numId w:val="30"/>
        </w:numPr>
        <w:ind w:right="1208" w:hanging="741"/>
        <w:rPr>
          <w:lang w:val="en-US"/>
        </w:rPr>
      </w:pPr>
      <w:r w:rsidRPr="00A02A36">
        <w:rPr>
          <w:lang w:val="en-US"/>
        </w:rPr>
        <w:t>gupta (Guys and St Thomas NHS Foundation Trust, London, UK), Chris</w:t>
      </w:r>
    </w:p>
    <w:p w14:paraId="34AA56A8" w14:textId="77777777" w:rsidR="00694E89" w:rsidRDefault="001438C8">
      <w:pPr>
        <w:numPr>
          <w:ilvl w:val="0"/>
          <w:numId w:val="30"/>
        </w:numPr>
        <w:ind w:right="1208" w:hanging="741"/>
      </w:pPr>
      <w:r>
        <w:t>Bangma (Erasmus Medical Center, Rotterdam, The Netherlands/ represen-</w:t>
      </w:r>
    </w:p>
    <w:p w14:paraId="05CB470C" w14:textId="77777777" w:rsidR="00694E89" w:rsidRPr="00A02A36" w:rsidRDefault="001438C8">
      <w:pPr>
        <w:numPr>
          <w:ilvl w:val="0"/>
          <w:numId w:val="30"/>
        </w:numPr>
        <w:ind w:right="1208" w:hanging="741"/>
        <w:rPr>
          <w:lang w:val="en-US"/>
        </w:rPr>
      </w:pPr>
      <w:r w:rsidRPr="00A02A36">
        <w:rPr>
          <w:lang w:val="en-US"/>
        </w:rPr>
        <w:lastRenderedPageBreak/>
        <w:t>tative of Prostate cancer Research International Active Surveillance (PRIAS)</w:t>
      </w:r>
    </w:p>
    <w:p w14:paraId="62714CEE" w14:textId="77777777" w:rsidR="00694E89" w:rsidRPr="00A02A36" w:rsidRDefault="001438C8">
      <w:pPr>
        <w:numPr>
          <w:ilvl w:val="0"/>
          <w:numId w:val="30"/>
        </w:numPr>
        <w:ind w:right="1208" w:hanging="741"/>
        <w:rPr>
          <w:lang w:val="en-US"/>
        </w:rPr>
      </w:pPr>
      <w:r w:rsidRPr="00A02A36">
        <w:rPr>
          <w:lang w:val="en-US"/>
        </w:rPr>
        <w:t xml:space="preserve">consortium), Monique Roobol (Erasmus Medical Center, Rotterdam, The </w:t>
      </w:r>
      <w:r w:rsidRPr="00A02A36">
        <w:rPr>
          <w:rFonts w:ascii="Calibri" w:eastAsia="Calibri" w:hAnsi="Calibri" w:cs="Calibri"/>
          <w:sz w:val="12"/>
          <w:lang w:val="en-US"/>
        </w:rPr>
        <w:t>302</w:t>
      </w:r>
      <w:r w:rsidRPr="00A02A36">
        <w:rPr>
          <w:rFonts w:ascii="Calibri" w:eastAsia="Calibri" w:hAnsi="Calibri" w:cs="Calibri"/>
          <w:sz w:val="12"/>
          <w:lang w:val="en-US"/>
        </w:rPr>
        <w:tab/>
      </w:r>
      <w:r w:rsidRPr="00A02A36">
        <w:rPr>
          <w:lang w:val="en-US"/>
        </w:rPr>
        <w:t>Netherlands/ representative of Prostate cancer Research International Active</w:t>
      </w:r>
    </w:p>
    <w:p w14:paraId="2FA141CB" w14:textId="77777777" w:rsidR="00694E89" w:rsidRPr="00A02A36" w:rsidRDefault="001438C8">
      <w:pPr>
        <w:numPr>
          <w:ilvl w:val="0"/>
          <w:numId w:val="31"/>
        </w:numPr>
        <w:ind w:right="1208" w:hanging="390"/>
        <w:rPr>
          <w:lang w:val="en-US"/>
        </w:rPr>
      </w:pPr>
      <w:r w:rsidRPr="00A02A36">
        <w:rPr>
          <w:lang w:val="en-US"/>
        </w:rPr>
        <w:t>Surveillance (PRIAS) consortium), Arnauld Villers (Lille University Hospi-</w:t>
      </w:r>
    </w:p>
    <w:p w14:paraId="5865E1D6" w14:textId="77777777" w:rsidR="00694E89" w:rsidRPr="00A02A36" w:rsidRDefault="001438C8">
      <w:pPr>
        <w:numPr>
          <w:ilvl w:val="0"/>
          <w:numId w:val="31"/>
        </w:numPr>
        <w:ind w:right="1208" w:hanging="390"/>
        <w:rPr>
          <w:lang w:val="en-US"/>
        </w:rPr>
      </w:pPr>
      <w:r w:rsidRPr="00A02A36">
        <w:rPr>
          <w:lang w:val="en-US"/>
        </w:rPr>
        <w:t>tal Center, Lille, France), Antti Rannikko (Helsinki University and Helsinki</w:t>
      </w:r>
    </w:p>
    <w:p w14:paraId="5795A775" w14:textId="77777777" w:rsidR="00694E89" w:rsidRPr="00A02A36" w:rsidRDefault="001438C8">
      <w:pPr>
        <w:numPr>
          <w:ilvl w:val="0"/>
          <w:numId w:val="31"/>
        </w:numPr>
        <w:ind w:right="1208" w:hanging="390"/>
        <w:rPr>
          <w:lang w:val="en-US"/>
        </w:rPr>
      </w:pPr>
      <w:r w:rsidRPr="00A02A36">
        <w:rPr>
          <w:lang w:val="en-US"/>
        </w:rPr>
        <w:t>University Hospital, Helsinki, Finland), Riccardo Valdagni (Department of</w:t>
      </w:r>
    </w:p>
    <w:p w14:paraId="23460FBE" w14:textId="77777777" w:rsidR="00694E89" w:rsidRPr="00A02A36" w:rsidRDefault="001438C8">
      <w:pPr>
        <w:numPr>
          <w:ilvl w:val="0"/>
          <w:numId w:val="31"/>
        </w:numPr>
        <w:ind w:right="1208" w:hanging="390"/>
        <w:rPr>
          <w:lang w:val="en-US"/>
        </w:rPr>
      </w:pPr>
      <w:r w:rsidRPr="00A02A36">
        <w:rPr>
          <w:lang w:val="en-US"/>
        </w:rPr>
        <w:t>Oncology and Hemato-oncology, Universit degli Studi di Milano, Radia-</w:t>
      </w:r>
    </w:p>
    <w:p w14:paraId="51D6B680" w14:textId="77777777" w:rsidR="00694E89" w:rsidRPr="00A02A36" w:rsidRDefault="001438C8">
      <w:pPr>
        <w:numPr>
          <w:ilvl w:val="0"/>
          <w:numId w:val="31"/>
        </w:numPr>
        <w:ind w:right="1208" w:hanging="390"/>
        <w:rPr>
          <w:lang w:val="en-US"/>
        </w:rPr>
      </w:pPr>
      <w:r w:rsidRPr="00A02A36">
        <w:rPr>
          <w:lang w:val="en-US"/>
        </w:rPr>
        <w:t>tion Oncology 1 and Prostate Cancer Program, Fondazione IRCCS Istituto</w:t>
      </w:r>
    </w:p>
    <w:p w14:paraId="35243B78" w14:textId="77777777" w:rsidR="00694E89" w:rsidRDefault="001438C8">
      <w:pPr>
        <w:numPr>
          <w:ilvl w:val="0"/>
          <w:numId w:val="31"/>
        </w:numPr>
        <w:ind w:right="1208" w:hanging="390"/>
      </w:pPr>
      <w:r>
        <w:t>Nazionale dei Tumori, Milan, Italy), Antoinette Perry (University College</w:t>
      </w:r>
    </w:p>
    <w:p w14:paraId="4A0A44CF" w14:textId="77777777" w:rsidR="00694E89" w:rsidRPr="00A02A36" w:rsidRDefault="001438C8">
      <w:pPr>
        <w:numPr>
          <w:ilvl w:val="0"/>
          <w:numId w:val="31"/>
        </w:numPr>
        <w:ind w:right="1208" w:hanging="390"/>
        <w:rPr>
          <w:lang w:val="en-US"/>
        </w:rPr>
      </w:pPr>
      <w:r w:rsidRPr="00A02A36">
        <w:rPr>
          <w:lang w:val="en-US"/>
        </w:rPr>
        <w:t>Dublin, Dublin, Ireland), Jonas Hugosson (Sahlgrenska University Hospital,</w:t>
      </w:r>
    </w:p>
    <w:p w14:paraId="06FE875A" w14:textId="77777777" w:rsidR="00694E89" w:rsidRDefault="001438C8">
      <w:pPr>
        <w:numPr>
          <w:ilvl w:val="0"/>
          <w:numId w:val="31"/>
        </w:numPr>
        <w:ind w:right="1208" w:hanging="390"/>
      </w:pPr>
      <w:r>
        <w:t>Gteborg, Sweden), Jose Rubio-Briones (Instituto Valenciano de Oncologa,</w:t>
      </w:r>
    </w:p>
    <w:p w14:paraId="6D9B4C7A" w14:textId="77777777" w:rsidR="00694E89" w:rsidRPr="00A02A36" w:rsidRDefault="001438C8">
      <w:pPr>
        <w:numPr>
          <w:ilvl w:val="0"/>
          <w:numId w:val="31"/>
        </w:numPr>
        <w:ind w:right="1208" w:hanging="390"/>
        <w:rPr>
          <w:lang w:val="en-US"/>
        </w:rPr>
      </w:pPr>
      <w:r w:rsidRPr="00A02A36">
        <w:rPr>
          <w:lang w:val="en-US"/>
        </w:rPr>
        <w:t>Valencia, Spain), Anders Bjartell (Skne University Hospital, Malm, Swe-</w:t>
      </w:r>
    </w:p>
    <w:p w14:paraId="79D1DAC7" w14:textId="77777777" w:rsidR="00694E89" w:rsidRDefault="001438C8">
      <w:pPr>
        <w:numPr>
          <w:ilvl w:val="0"/>
          <w:numId w:val="31"/>
        </w:numPr>
        <w:ind w:right="1208" w:hanging="390"/>
      </w:pPr>
      <w:r>
        <w:t>den), Lukas Hefermehl (Kantonsspital Baden, Baden, Switzerland), Lee Lui</w:t>
      </w:r>
    </w:p>
    <w:p w14:paraId="02C30B3E" w14:textId="77777777" w:rsidR="00694E89" w:rsidRPr="00A02A36" w:rsidRDefault="001438C8">
      <w:pPr>
        <w:numPr>
          <w:ilvl w:val="0"/>
          <w:numId w:val="31"/>
        </w:numPr>
        <w:ind w:right="1208" w:hanging="390"/>
        <w:rPr>
          <w:lang w:val="en-US"/>
        </w:rPr>
      </w:pPr>
      <w:r w:rsidRPr="00A02A36">
        <w:rPr>
          <w:lang w:val="en-US"/>
        </w:rPr>
        <w:t>Shiong (Singapore General Hospital, Singapore, Singapore), Mark Fryden-</w:t>
      </w:r>
    </w:p>
    <w:p w14:paraId="0F93023F" w14:textId="77777777" w:rsidR="00694E89" w:rsidRPr="00A02A36" w:rsidRDefault="001438C8">
      <w:pPr>
        <w:numPr>
          <w:ilvl w:val="0"/>
          <w:numId w:val="31"/>
        </w:numPr>
        <w:ind w:right="1208" w:hanging="390"/>
        <w:rPr>
          <w:lang w:val="en-US"/>
        </w:rPr>
      </w:pPr>
      <w:r w:rsidRPr="00A02A36">
        <w:rPr>
          <w:lang w:val="en-US"/>
        </w:rPr>
        <w:t>berg (Monash Health; Monash University, Melbourne, Australia), Yoshiyuki</w:t>
      </w:r>
    </w:p>
    <w:p w14:paraId="15C9F1A0" w14:textId="77777777" w:rsidR="00694E89" w:rsidRPr="00A02A36" w:rsidRDefault="001438C8">
      <w:pPr>
        <w:numPr>
          <w:ilvl w:val="0"/>
          <w:numId w:val="31"/>
        </w:numPr>
        <w:ind w:right="1208" w:hanging="390"/>
        <w:rPr>
          <w:lang w:val="en-US"/>
        </w:rPr>
      </w:pPr>
      <w:r w:rsidRPr="00A02A36">
        <w:rPr>
          <w:lang w:val="en-US"/>
        </w:rPr>
        <w:t>Kakehi / Mikio Sugimoto (Kagawa University Faculty of Medicine, Kagawa,</w:t>
      </w:r>
    </w:p>
    <w:p w14:paraId="7F473D38" w14:textId="77777777" w:rsidR="00694E89" w:rsidRPr="00A02A36" w:rsidRDefault="001438C8">
      <w:pPr>
        <w:numPr>
          <w:ilvl w:val="0"/>
          <w:numId w:val="31"/>
        </w:numPr>
        <w:spacing w:after="28" w:line="372" w:lineRule="auto"/>
        <w:ind w:right="1208" w:hanging="390"/>
        <w:rPr>
          <w:lang w:val="en-US"/>
        </w:rPr>
      </w:pPr>
      <w:r w:rsidRPr="00A02A36">
        <w:rPr>
          <w:lang w:val="en-US"/>
        </w:rPr>
        <w:t xml:space="preserve">Japan), Byung Ha Chung (Gangnam Severance Hospital, Yonsei University </w:t>
      </w:r>
      <w:r w:rsidRPr="00A02A36">
        <w:rPr>
          <w:rFonts w:ascii="Calibri" w:eastAsia="Calibri" w:hAnsi="Calibri" w:cs="Calibri"/>
          <w:sz w:val="12"/>
          <w:lang w:val="en-US"/>
        </w:rPr>
        <w:t xml:space="preserve">317 </w:t>
      </w:r>
      <w:r w:rsidRPr="00A02A36">
        <w:rPr>
          <w:lang w:val="en-US"/>
        </w:rPr>
        <w:t>Health System, Seoul, Republic of Korea)</w:t>
      </w:r>
    </w:p>
    <w:p w14:paraId="6B049317" w14:textId="77777777" w:rsidR="00694E89" w:rsidRDefault="001438C8">
      <w:pPr>
        <w:numPr>
          <w:ilvl w:val="0"/>
          <w:numId w:val="32"/>
        </w:numPr>
        <w:spacing w:after="166"/>
        <w:ind w:right="1208" w:hanging="741"/>
      </w:pPr>
      <w:r>
        <w:rPr>
          <w:i/>
        </w:rPr>
        <w:t>Pathologist:</w:t>
      </w:r>
      <w:r>
        <w:rPr>
          <w:i/>
        </w:rPr>
        <w:tab/>
      </w:r>
      <w:r>
        <w:t>Theo van der Kwast (Princess Margaret Cancer Centre,</w:t>
      </w:r>
    </w:p>
    <w:p w14:paraId="298BBC0A" w14:textId="77777777" w:rsidR="00694E89" w:rsidRPr="00A02A36" w:rsidRDefault="001438C8">
      <w:pPr>
        <w:numPr>
          <w:ilvl w:val="0"/>
          <w:numId w:val="32"/>
        </w:numPr>
        <w:ind w:right="1208" w:hanging="741"/>
        <w:rPr>
          <w:lang w:val="en-US"/>
        </w:rPr>
      </w:pPr>
      <w:r w:rsidRPr="00A02A36">
        <w:rPr>
          <w:lang w:val="en-US"/>
        </w:rPr>
        <w:t>Toronto, Canada).</w:t>
      </w:r>
      <w:r w:rsidRPr="00A02A36">
        <w:rPr>
          <w:lang w:val="en-US"/>
        </w:rPr>
        <w:tab/>
        <w:t>Technology Research Partners: Henk Obbink (Royal</w:t>
      </w:r>
    </w:p>
    <w:p w14:paraId="70B987A6" w14:textId="77777777" w:rsidR="00694E89" w:rsidRDefault="001438C8">
      <w:pPr>
        <w:numPr>
          <w:ilvl w:val="0"/>
          <w:numId w:val="32"/>
        </w:numPr>
        <w:ind w:right="1208" w:hanging="741"/>
      </w:pPr>
      <w:r>
        <w:t>Philips, Eindhoven, the Netherlands), Wim van der Linden (Royal Philips,</w:t>
      </w:r>
    </w:p>
    <w:p w14:paraId="1895D81A" w14:textId="77777777" w:rsidR="00694E89" w:rsidRDefault="001438C8">
      <w:pPr>
        <w:numPr>
          <w:ilvl w:val="0"/>
          <w:numId w:val="32"/>
        </w:numPr>
        <w:spacing w:after="29" w:line="371" w:lineRule="auto"/>
        <w:ind w:right="1208" w:hanging="741"/>
      </w:pPr>
      <w:r>
        <w:t xml:space="preserve">Eindhoven, the Netherlands), Tim Hulsen (Royal Philips, Eindhoven, the </w:t>
      </w:r>
      <w:r>
        <w:rPr>
          <w:rFonts w:ascii="Calibri" w:eastAsia="Calibri" w:hAnsi="Calibri" w:cs="Calibri"/>
          <w:sz w:val="12"/>
        </w:rPr>
        <w:t xml:space="preserve">322 </w:t>
      </w:r>
      <w:r>
        <w:t>Netherlands), Cees de Jonge (Royal Philips, Eindhoven, the Netherlands).</w:t>
      </w:r>
    </w:p>
    <w:p w14:paraId="47902D65" w14:textId="77777777" w:rsidR="00694E89" w:rsidRPr="00A02A36" w:rsidRDefault="001438C8">
      <w:pPr>
        <w:numPr>
          <w:ilvl w:val="0"/>
          <w:numId w:val="33"/>
        </w:numPr>
        <w:ind w:right="1087" w:hanging="741"/>
        <w:rPr>
          <w:lang w:val="en-US"/>
        </w:rPr>
      </w:pPr>
      <w:r w:rsidRPr="00A02A36">
        <w:rPr>
          <w:i/>
          <w:lang w:val="en-US"/>
        </w:rPr>
        <w:lastRenderedPageBreak/>
        <w:t xml:space="preserve">Advisory Regional statisticians: </w:t>
      </w:r>
      <w:r w:rsidRPr="00A02A36">
        <w:rPr>
          <w:lang w:val="en-US"/>
        </w:rPr>
        <w:t>Mike Kattan (Cleveland Clinic, Cleve-</w:t>
      </w:r>
    </w:p>
    <w:p w14:paraId="012A4E44" w14:textId="77777777" w:rsidR="00694E89" w:rsidRPr="00A02A36" w:rsidRDefault="001438C8">
      <w:pPr>
        <w:numPr>
          <w:ilvl w:val="0"/>
          <w:numId w:val="33"/>
        </w:numPr>
        <w:spacing w:after="0" w:line="371" w:lineRule="auto"/>
        <w:ind w:right="1087" w:hanging="741"/>
        <w:rPr>
          <w:lang w:val="en-US"/>
        </w:rPr>
      </w:pPr>
      <w:r w:rsidRPr="00A02A36">
        <w:rPr>
          <w:lang w:val="en-US"/>
        </w:rPr>
        <w:t>land, Ohio, USA), Ji Xinge (Cleveland Clinic, Cleveland, Ohio, USA), Ken</w:t>
      </w:r>
      <w:r w:rsidRPr="00A02A36">
        <w:rPr>
          <w:rFonts w:ascii="Calibri" w:eastAsia="Calibri" w:hAnsi="Calibri" w:cs="Calibri"/>
          <w:sz w:val="12"/>
          <w:lang w:val="en-US"/>
        </w:rPr>
        <w:t xml:space="preserve">325 </w:t>
      </w:r>
      <w:r w:rsidRPr="00A02A36">
        <w:rPr>
          <w:lang w:val="en-US"/>
        </w:rPr>
        <w:t>neth Muir (University of Manchester, Manchester, UK), Artitaya Lophatananon</w:t>
      </w:r>
    </w:p>
    <w:p w14:paraId="4F09409F" w14:textId="77777777" w:rsidR="00694E89" w:rsidRPr="00A02A36" w:rsidRDefault="001438C8">
      <w:pPr>
        <w:ind w:left="-5" w:right="0"/>
        <w:rPr>
          <w:lang w:val="en-US"/>
        </w:rPr>
      </w:pPr>
      <w:r w:rsidRPr="00A02A36">
        <w:rPr>
          <w:rFonts w:ascii="Calibri" w:eastAsia="Calibri" w:hAnsi="Calibri" w:cs="Calibri"/>
          <w:sz w:val="12"/>
          <w:lang w:val="en-US"/>
        </w:rPr>
        <w:t>326</w:t>
      </w:r>
      <w:r w:rsidRPr="00A02A36">
        <w:rPr>
          <w:rFonts w:ascii="Calibri" w:eastAsia="Calibri" w:hAnsi="Calibri" w:cs="Calibri"/>
          <w:sz w:val="12"/>
          <w:lang w:val="en-US"/>
        </w:rPr>
        <w:tab/>
      </w:r>
      <w:r w:rsidRPr="00A02A36">
        <w:rPr>
          <w:lang w:val="en-US"/>
        </w:rPr>
        <w:t>(University of Manchester, Manchester, UK), Michael Fahey (Epworth Health</w:t>
      </w:r>
      <w:r w:rsidRPr="00A02A36">
        <w:rPr>
          <w:rFonts w:ascii="Calibri" w:eastAsia="Calibri" w:hAnsi="Calibri" w:cs="Calibri"/>
          <w:sz w:val="12"/>
          <w:lang w:val="en-US"/>
        </w:rPr>
        <w:t>327</w:t>
      </w:r>
      <w:r w:rsidRPr="00A02A36">
        <w:rPr>
          <w:rFonts w:ascii="Calibri" w:eastAsia="Calibri" w:hAnsi="Calibri" w:cs="Calibri"/>
          <w:sz w:val="12"/>
          <w:lang w:val="en-US"/>
        </w:rPr>
        <w:tab/>
      </w:r>
      <w:r w:rsidRPr="00A02A36">
        <w:rPr>
          <w:lang w:val="en-US"/>
        </w:rPr>
        <w:t>Care, Melbourne, Australia), Ewout Steyerberg (Erasmus Medical Center,</w:t>
      </w:r>
    </w:p>
    <w:p w14:paraId="3100FD43" w14:textId="77777777" w:rsidR="00694E89" w:rsidRDefault="001438C8">
      <w:pPr>
        <w:numPr>
          <w:ilvl w:val="0"/>
          <w:numId w:val="34"/>
        </w:numPr>
        <w:ind w:right="1208" w:hanging="390"/>
      </w:pPr>
      <w:r>
        <w:t>Rotterdam, The Netherlands), Daan Nieboer (Erasmus Medical Center, Rot-</w:t>
      </w:r>
    </w:p>
    <w:p w14:paraId="0E00CF0E" w14:textId="77777777" w:rsidR="00694E89" w:rsidRPr="00A02A36" w:rsidRDefault="001438C8">
      <w:pPr>
        <w:numPr>
          <w:ilvl w:val="0"/>
          <w:numId w:val="34"/>
        </w:numPr>
        <w:ind w:right="1208" w:hanging="390"/>
        <w:rPr>
          <w:lang w:val="en-US"/>
        </w:rPr>
      </w:pPr>
      <w:r w:rsidRPr="00A02A36">
        <w:rPr>
          <w:lang w:val="en-US"/>
        </w:rPr>
        <w:t>terdam, The Netherlands); Liying Zhang (University of Toronto, Sunnybrook</w:t>
      </w:r>
    </w:p>
    <w:p w14:paraId="50140C26" w14:textId="77777777" w:rsidR="00694E89" w:rsidRPr="00A02A36" w:rsidRDefault="001438C8">
      <w:pPr>
        <w:numPr>
          <w:ilvl w:val="0"/>
          <w:numId w:val="34"/>
        </w:numPr>
        <w:spacing w:after="155"/>
        <w:ind w:right="1208" w:hanging="390"/>
        <w:rPr>
          <w:lang w:val="en-US"/>
        </w:rPr>
      </w:pPr>
      <w:r w:rsidRPr="00A02A36">
        <w:rPr>
          <w:lang w:val="en-US"/>
        </w:rPr>
        <w:t>Health Sciences Centre, Toronto, Ontario, Canada)</w:t>
      </w:r>
    </w:p>
    <w:p w14:paraId="2C22F342" w14:textId="77777777" w:rsidR="00694E89" w:rsidRPr="00A02A36" w:rsidRDefault="001438C8">
      <w:pPr>
        <w:pStyle w:val="Heading1"/>
        <w:tabs>
          <w:tab w:val="center" w:pos="2417"/>
          <w:tab w:val="center" w:pos="6227"/>
        </w:tabs>
        <w:spacing w:after="137"/>
        <w:ind w:left="-15" w:firstLine="0"/>
        <w:rPr>
          <w:lang w:val="en-US"/>
        </w:rPr>
      </w:pPr>
      <w:r w:rsidRPr="00A02A36">
        <w:rPr>
          <w:rFonts w:ascii="Calibri" w:eastAsia="Calibri" w:hAnsi="Calibri" w:cs="Calibri"/>
          <w:i w:val="0"/>
          <w:sz w:val="12"/>
          <w:lang w:val="en-US"/>
        </w:rPr>
        <w:t>331</w:t>
      </w:r>
      <w:r w:rsidRPr="00A02A36">
        <w:rPr>
          <w:rFonts w:ascii="Calibri" w:eastAsia="Calibri" w:hAnsi="Calibri" w:cs="Calibri"/>
          <w:i w:val="0"/>
          <w:sz w:val="12"/>
          <w:lang w:val="en-US"/>
        </w:rPr>
        <w:tab/>
      </w:r>
      <w:r w:rsidRPr="00A02A36">
        <w:rPr>
          <w:lang w:val="en-US"/>
        </w:rPr>
        <w:t>Executive Regional statisticians:</w:t>
      </w:r>
      <w:r w:rsidRPr="00A02A36">
        <w:rPr>
          <w:lang w:val="en-US"/>
        </w:rPr>
        <w:tab/>
      </w:r>
      <w:r w:rsidRPr="00A02A36">
        <w:rPr>
          <w:i w:val="0"/>
          <w:lang w:val="en-US"/>
        </w:rPr>
        <w:t>Ewout Steyerberg (Erasmus Medical</w:t>
      </w:r>
    </w:p>
    <w:p w14:paraId="53DB0291" w14:textId="77777777" w:rsidR="00694E89" w:rsidRDefault="001438C8">
      <w:pPr>
        <w:numPr>
          <w:ilvl w:val="0"/>
          <w:numId w:val="35"/>
        </w:numPr>
        <w:ind w:right="1208" w:hanging="390"/>
      </w:pPr>
      <w:r>
        <w:t>Center, Rotterdam, The Netherlands), Daan Nieboer (Erasmus Medical Cen-</w:t>
      </w:r>
    </w:p>
    <w:p w14:paraId="13FE5B7B" w14:textId="77777777" w:rsidR="00694E89" w:rsidRDefault="001438C8">
      <w:pPr>
        <w:numPr>
          <w:ilvl w:val="0"/>
          <w:numId w:val="35"/>
        </w:numPr>
        <w:ind w:right="1208" w:hanging="390"/>
      </w:pPr>
      <w:r>
        <w:t>ter, Rotterdam, The Netherlands); Kerri Beckmann (King’s College London,</w:t>
      </w:r>
    </w:p>
    <w:p w14:paraId="20083941" w14:textId="77777777" w:rsidR="00694E89" w:rsidRPr="00A02A36" w:rsidRDefault="001438C8">
      <w:pPr>
        <w:numPr>
          <w:ilvl w:val="0"/>
          <w:numId w:val="35"/>
        </w:numPr>
        <w:ind w:right="1208" w:hanging="390"/>
        <w:rPr>
          <w:lang w:val="en-US"/>
        </w:rPr>
      </w:pPr>
      <w:r w:rsidRPr="00A02A36">
        <w:rPr>
          <w:lang w:val="en-US"/>
        </w:rPr>
        <w:t>London, UK &amp; Guys and St Thomas NHS Foundation Trust, London, UK),</w:t>
      </w:r>
    </w:p>
    <w:p w14:paraId="76893599" w14:textId="77777777" w:rsidR="00694E89" w:rsidRPr="00A02A36" w:rsidRDefault="001438C8">
      <w:pPr>
        <w:numPr>
          <w:ilvl w:val="0"/>
          <w:numId w:val="35"/>
        </w:numPr>
        <w:ind w:right="1208" w:hanging="390"/>
        <w:rPr>
          <w:lang w:val="en-US"/>
        </w:rPr>
      </w:pPr>
      <w:r w:rsidRPr="00A02A36">
        <w:rPr>
          <w:lang w:val="en-US"/>
        </w:rPr>
        <w:t>Brian Denton (University of Michigan, Michigan, USA), Andrew Hayen (Uni-</w:t>
      </w:r>
    </w:p>
    <w:p w14:paraId="08DA1743" w14:textId="77777777" w:rsidR="00694E89" w:rsidRPr="00A02A36" w:rsidRDefault="001438C8">
      <w:pPr>
        <w:numPr>
          <w:ilvl w:val="0"/>
          <w:numId w:val="35"/>
        </w:numPr>
        <w:spacing w:after="28" w:line="372" w:lineRule="auto"/>
        <w:ind w:right="1208" w:hanging="390"/>
        <w:rPr>
          <w:lang w:val="en-US"/>
        </w:rPr>
      </w:pPr>
      <w:r w:rsidRPr="00A02A36">
        <w:rPr>
          <w:lang w:val="en-US"/>
        </w:rPr>
        <w:t xml:space="preserve">versity of Technology Sydney, Australia), Paul Boutros (Ontario Institute of </w:t>
      </w:r>
      <w:r w:rsidRPr="00A02A36">
        <w:rPr>
          <w:rFonts w:ascii="Calibri" w:eastAsia="Calibri" w:hAnsi="Calibri" w:cs="Calibri"/>
          <w:sz w:val="12"/>
          <w:lang w:val="en-US"/>
        </w:rPr>
        <w:t xml:space="preserve">337 </w:t>
      </w:r>
      <w:r w:rsidRPr="00A02A36">
        <w:rPr>
          <w:lang w:val="en-US"/>
        </w:rPr>
        <w:t>Cancer Research, Toronto, Ontario, Canada).</w:t>
      </w:r>
    </w:p>
    <w:p w14:paraId="31BB0F60" w14:textId="77777777" w:rsidR="00694E89" w:rsidRPr="00A02A36" w:rsidRDefault="001438C8">
      <w:pPr>
        <w:pStyle w:val="Heading1"/>
        <w:tabs>
          <w:tab w:val="center" w:pos="4451"/>
        </w:tabs>
        <w:spacing w:after="137"/>
        <w:ind w:left="-15" w:firstLine="0"/>
        <w:rPr>
          <w:lang w:val="en-US"/>
        </w:rPr>
      </w:pPr>
      <w:r w:rsidRPr="00A02A36">
        <w:rPr>
          <w:rFonts w:ascii="Calibri" w:eastAsia="Calibri" w:hAnsi="Calibri" w:cs="Calibri"/>
          <w:i w:val="0"/>
          <w:sz w:val="12"/>
          <w:lang w:val="en-US"/>
        </w:rPr>
        <w:t>338</w:t>
      </w:r>
      <w:r w:rsidRPr="00A02A36">
        <w:rPr>
          <w:rFonts w:ascii="Calibri" w:eastAsia="Calibri" w:hAnsi="Calibri" w:cs="Calibri"/>
          <w:i w:val="0"/>
          <w:sz w:val="12"/>
          <w:lang w:val="en-US"/>
        </w:rPr>
        <w:tab/>
      </w:r>
      <w:r w:rsidRPr="00A02A36">
        <w:rPr>
          <w:lang w:val="en-US"/>
        </w:rPr>
        <w:t xml:space="preserve">Clinical Research Partners IT Experts: </w:t>
      </w:r>
      <w:r w:rsidRPr="00A02A36">
        <w:rPr>
          <w:i w:val="0"/>
          <w:lang w:val="en-US"/>
        </w:rPr>
        <w:t>Wei Guo (Johns Hopkins Uni-</w:t>
      </w:r>
    </w:p>
    <w:p w14:paraId="7049ABE4" w14:textId="77777777" w:rsidR="00694E89" w:rsidRPr="00A02A36" w:rsidRDefault="001438C8">
      <w:pPr>
        <w:numPr>
          <w:ilvl w:val="0"/>
          <w:numId w:val="36"/>
        </w:numPr>
        <w:ind w:right="1208" w:hanging="390"/>
        <w:rPr>
          <w:lang w:val="en-US"/>
        </w:rPr>
      </w:pPr>
      <w:r w:rsidRPr="00A02A36">
        <w:rPr>
          <w:lang w:val="en-US"/>
        </w:rPr>
        <w:t>versity, The James Buchanan Brady Urological Institute, Baltimore, USA),</w:t>
      </w:r>
    </w:p>
    <w:p w14:paraId="555437BF" w14:textId="77777777" w:rsidR="00694E89" w:rsidRPr="00A02A36" w:rsidRDefault="001438C8">
      <w:pPr>
        <w:numPr>
          <w:ilvl w:val="0"/>
          <w:numId w:val="36"/>
        </w:numPr>
        <w:ind w:right="1208" w:hanging="390"/>
        <w:rPr>
          <w:lang w:val="en-US"/>
        </w:rPr>
      </w:pPr>
      <w:r w:rsidRPr="00A02A36">
        <w:rPr>
          <w:lang w:val="en-US"/>
        </w:rPr>
        <w:t>Nicole Benfante (Memorial Sloan Kettering Cancer Center, New York, USA),</w:t>
      </w:r>
    </w:p>
    <w:p w14:paraId="1AEB8636" w14:textId="77777777" w:rsidR="00694E89" w:rsidRPr="00A02A36" w:rsidRDefault="001438C8">
      <w:pPr>
        <w:numPr>
          <w:ilvl w:val="0"/>
          <w:numId w:val="36"/>
        </w:numPr>
        <w:ind w:right="1208" w:hanging="390"/>
        <w:rPr>
          <w:lang w:val="en-US"/>
        </w:rPr>
      </w:pPr>
      <w:r w:rsidRPr="00A02A36">
        <w:rPr>
          <w:lang w:val="en-US"/>
        </w:rPr>
        <w:t>Janet Cowan (University of California San Francisco, San Francisco, USA),</w:t>
      </w:r>
    </w:p>
    <w:p w14:paraId="588887B4" w14:textId="77777777" w:rsidR="00694E89" w:rsidRPr="00A02A36" w:rsidRDefault="001438C8">
      <w:pPr>
        <w:numPr>
          <w:ilvl w:val="0"/>
          <w:numId w:val="36"/>
        </w:numPr>
        <w:ind w:right="1208" w:hanging="390"/>
        <w:rPr>
          <w:lang w:val="en-US"/>
        </w:rPr>
      </w:pPr>
      <w:r w:rsidRPr="00A02A36">
        <w:rPr>
          <w:lang w:val="en-US"/>
        </w:rPr>
        <w:t>Dattatraya Patil (Emory University School of Medicine, Winship Cancer In-</w:t>
      </w:r>
    </w:p>
    <w:p w14:paraId="08CAE62D" w14:textId="77777777" w:rsidR="00694E89" w:rsidRPr="00A02A36" w:rsidRDefault="001438C8">
      <w:pPr>
        <w:numPr>
          <w:ilvl w:val="0"/>
          <w:numId w:val="36"/>
        </w:numPr>
        <w:ind w:right="1208" w:hanging="390"/>
        <w:rPr>
          <w:lang w:val="en-US"/>
        </w:rPr>
      </w:pPr>
      <w:r w:rsidRPr="00A02A36">
        <w:rPr>
          <w:lang w:val="en-US"/>
        </w:rPr>
        <w:t>stitute, Atlanta, USA), Emily Tolosa (MD Anderson Cancer Centre, Hous-</w:t>
      </w:r>
    </w:p>
    <w:p w14:paraId="6AED0165" w14:textId="77777777" w:rsidR="00694E89" w:rsidRPr="00A02A36" w:rsidRDefault="001438C8">
      <w:pPr>
        <w:numPr>
          <w:ilvl w:val="0"/>
          <w:numId w:val="36"/>
        </w:numPr>
        <w:ind w:right="1208" w:hanging="390"/>
        <w:rPr>
          <w:lang w:val="en-US"/>
        </w:rPr>
      </w:pPr>
      <w:r w:rsidRPr="00A02A36">
        <w:rPr>
          <w:lang w:val="en-US"/>
        </w:rPr>
        <w:t>ton, Texas, USA), Tae-Kyung Kim (University of Michigan and Michigan</w:t>
      </w:r>
    </w:p>
    <w:p w14:paraId="215B709C" w14:textId="77777777" w:rsidR="00694E89" w:rsidRPr="00A02A36" w:rsidRDefault="001438C8">
      <w:pPr>
        <w:numPr>
          <w:ilvl w:val="0"/>
          <w:numId w:val="36"/>
        </w:numPr>
        <w:ind w:right="1208" w:hanging="390"/>
        <w:rPr>
          <w:lang w:val="en-US"/>
        </w:rPr>
      </w:pPr>
      <w:r w:rsidRPr="00A02A36">
        <w:rPr>
          <w:lang w:val="en-US"/>
        </w:rPr>
        <w:t>Urological Surgery Improvement Collaborative, Ann Arbor, Michigan, USA),</w:t>
      </w:r>
    </w:p>
    <w:p w14:paraId="4BFBE052" w14:textId="77777777" w:rsidR="00694E89" w:rsidRPr="00A02A36" w:rsidRDefault="001438C8">
      <w:pPr>
        <w:numPr>
          <w:ilvl w:val="0"/>
          <w:numId w:val="36"/>
        </w:numPr>
        <w:ind w:right="1208" w:hanging="390"/>
        <w:rPr>
          <w:lang w:val="en-US"/>
        </w:rPr>
      </w:pPr>
      <w:r w:rsidRPr="00A02A36">
        <w:rPr>
          <w:lang w:val="en-US"/>
        </w:rPr>
        <w:t>Alexandre Mamedov (University of Toronto, Sunnybrook Health Sciences</w:t>
      </w:r>
    </w:p>
    <w:p w14:paraId="18D986DA" w14:textId="77777777" w:rsidR="00694E89" w:rsidRPr="00A02A36" w:rsidRDefault="001438C8">
      <w:pPr>
        <w:numPr>
          <w:ilvl w:val="0"/>
          <w:numId w:val="36"/>
        </w:numPr>
        <w:ind w:right="1208" w:hanging="390"/>
        <w:rPr>
          <w:lang w:val="en-US"/>
        </w:rPr>
      </w:pPr>
      <w:r w:rsidRPr="00A02A36">
        <w:rPr>
          <w:lang w:val="en-US"/>
        </w:rPr>
        <w:t>Centre, Toronto, Ontario, Canada), Vincent LaPointe (University of British</w:t>
      </w:r>
    </w:p>
    <w:p w14:paraId="6C172399" w14:textId="77777777" w:rsidR="00694E89" w:rsidRPr="00A02A36" w:rsidRDefault="001438C8">
      <w:pPr>
        <w:numPr>
          <w:ilvl w:val="0"/>
          <w:numId w:val="36"/>
        </w:numPr>
        <w:ind w:right="1208" w:hanging="390"/>
        <w:rPr>
          <w:lang w:val="en-US"/>
        </w:rPr>
      </w:pPr>
      <w:r w:rsidRPr="00A02A36">
        <w:rPr>
          <w:lang w:val="en-US"/>
        </w:rPr>
        <w:lastRenderedPageBreak/>
        <w:t>Columbia, BC Cancer Agency, Vancouver, Canada), Trafford Crump (Uni-</w:t>
      </w:r>
    </w:p>
    <w:p w14:paraId="4EBD8C95" w14:textId="77777777" w:rsidR="00694E89" w:rsidRPr="00A02A36" w:rsidRDefault="001438C8">
      <w:pPr>
        <w:numPr>
          <w:ilvl w:val="0"/>
          <w:numId w:val="36"/>
        </w:numPr>
        <w:ind w:right="1208" w:hanging="390"/>
        <w:rPr>
          <w:lang w:val="en-US"/>
        </w:rPr>
      </w:pPr>
      <w:r w:rsidRPr="00A02A36">
        <w:rPr>
          <w:lang w:val="en-US"/>
        </w:rPr>
        <w:t>versity of Calgary, Southern Alberta Institute of Urology, Calgary, Canada),</w:t>
      </w:r>
    </w:p>
    <w:p w14:paraId="58C70E76" w14:textId="77777777" w:rsidR="00694E89" w:rsidRPr="00A02A36" w:rsidRDefault="001438C8">
      <w:pPr>
        <w:numPr>
          <w:ilvl w:val="0"/>
          <w:numId w:val="36"/>
        </w:numPr>
        <w:ind w:right="1208" w:hanging="390"/>
        <w:rPr>
          <w:lang w:val="en-US"/>
        </w:rPr>
      </w:pPr>
      <w:r w:rsidRPr="00A02A36">
        <w:rPr>
          <w:lang w:val="en-US"/>
        </w:rPr>
        <w:t>Vasilis Stavrinides (University College London &amp; University College Lon-</w:t>
      </w:r>
    </w:p>
    <w:p w14:paraId="6782B901" w14:textId="77777777" w:rsidR="00694E89" w:rsidRPr="00A02A36" w:rsidRDefault="001438C8">
      <w:pPr>
        <w:numPr>
          <w:ilvl w:val="0"/>
          <w:numId w:val="36"/>
        </w:numPr>
        <w:ind w:right="1208" w:hanging="390"/>
        <w:rPr>
          <w:lang w:val="en-US"/>
        </w:rPr>
      </w:pPr>
      <w:r w:rsidRPr="00A02A36">
        <w:rPr>
          <w:lang w:val="en-US"/>
        </w:rPr>
        <w:t xml:space="preserve">don Hospital Trust, London, UK), Jenna Kimberly-Duffell (University of </w:t>
      </w:r>
      <w:r w:rsidRPr="00A02A36">
        <w:rPr>
          <w:rFonts w:ascii="Calibri" w:eastAsia="Calibri" w:hAnsi="Calibri" w:cs="Calibri"/>
          <w:sz w:val="12"/>
          <w:lang w:val="en-US"/>
        </w:rPr>
        <w:t>352</w:t>
      </w:r>
      <w:r w:rsidRPr="00A02A36">
        <w:rPr>
          <w:rFonts w:ascii="Calibri" w:eastAsia="Calibri" w:hAnsi="Calibri" w:cs="Calibri"/>
          <w:sz w:val="12"/>
          <w:lang w:val="en-US"/>
        </w:rPr>
        <w:tab/>
      </w:r>
      <w:r w:rsidRPr="00A02A36">
        <w:rPr>
          <w:lang w:val="en-US"/>
        </w:rPr>
        <w:t>Cambridge &amp; Cambridge University Hospitals NHS Foundation Trust, Cam-</w:t>
      </w:r>
    </w:p>
    <w:p w14:paraId="1D004A09" w14:textId="77777777" w:rsidR="00694E89" w:rsidRPr="00A02A36" w:rsidRDefault="001438C8">
      <w:pPr>
        <w:numPr>
          <w:ilvl w:val="0"/>
          <w:numId w:val="37"/>
        </w:numPr>
        <w:ind w:right="1208" w:hanging="390"/>
        <w:rPr>
          <w:lang w:val="en-US"/>
        </w:rPr>
      </w:pPr>
      <w:r w:rsidRPr="00A02A36">
        <w:rPr>
          <w:lang w:val="en-US"/>
        </w:rPr>
        <w:t>bridge, UK), Aida Santaolalla (King’s College London, London, UK &amp; Guys</w:t>
      </w:r>
    </w:p>
    <w:p w14:paraId="2F24F99C" w14:textId="77777777" w:rsidR="00694E89" w:rsidRPr="00A02A36" w:rsidRDefault="001438C8">
      <w:pPr>
        <w:numPr>
          <w:ilvl w:val="0"/>
          <w:numId w:val="37"/>
        </w:numPr>
        <w:ind w:right="1208" w:hanging="390"/>
        <w:rPr>
          <w:lang w:val="en-US"/>
        </w:rPr>
      </w:pPr>
      <w:r w:rsidRPr="00A02A36">
        <w:rPr>
          <w:lang w:val="en-US"/>
        </w:rPr>
        <w:t>and St Thomas NHS Foundation Trust, London, UK), Daan Nieboer (Eras-</w:t>
      </w:r>
    </w:p>
    <w:p w14:paraId="3888B44F" w14:textId="77777777" w:rsidR="00694E89" w:rsidRPr="00A02A36" w:rsidRDefault="001438C8">
      <w:pPr>
        <w:numPr>
          <w:ilvl w:val="0"/>
          <w:numId w:val="37"/>
        </w:numPr>
        <w:ind w:right="1208" w:hanging="390"/>
        <w:rPr>
          <w:lang w:val="en-US"/>
        </w:rPr>
      </w:pPr>
      <w:r w:rsidRPr="00A02A36">
        <w:rPr>
          <w:lang w:val="en-US"/>
        </w:rPr>
        <w:t>mus Medical Center, Rotterdam, The Netherlands), Jonathan Olivier (Lille</w:t>
      </w:r>
    </w:p>
    <w:p w14:paraId="6F79FDFB" w14:textId="77777777" w:rsidR="00694E89" w:rsidRPr="00A02A36" w:rsidRDefault="001438C8">
      <w:pPr>
        <w:numPr>
          <w:ilvl w:val="0"/>
          <w:numId w:val="37"/>
        </w:numPr>
        <w:ind w:right="1208" w:hanging="390"/>
        <w:rPr>
          <w:lang w:val="en-US"/>
        </w:rPr>
      </w:pPr>
      <w:r w:rsidRPr="00A02A36">
        <w:rPr>
          <w:lang w:val="en-US"/>
        </w:rPr>
        <w:t>University Hospital Center, Lille, France), Tiziana Rancati (Fondazione IR-</w:t>
      </w:r>
    </w:p>
    <w:p w14:paraId="36118ABC" w14:textId="77777777" w:rsidR="00694E89" w:rsidRDefault="001438C8">
      <w:pPr>
        <w:numPr>
          <w:ilvl w:val="0"/>
          <w:numId w:val="37"/>
        </w:numPr>
        <w:ind w:right="1208" w:hanging="390"/>
      </w:pPr>
      <w:r>
        <w:t>CCS Istituto Nazionale dei Tumori di Milano, Milan, Italy), Heln Ahlgren</w:t>
      </w:r>
    </w:p>
    <w:p w14:paraId="5A040E36" w14:textId="77777777" w:rsidR="00694E89" w:rsidRDefault="001438C8">
      <w:pPr>
        <w:numPr>
          <w:ilvl w:val="0"/>
          <w:numId w:val="37"/>
        </w:numPr>
        <w:ind w:right="1208" w:hanging="390"/>
      </w:pPr>
      <w:r>
        <w:t>(Sahlgrenska University Hospital, Gteborg, Sweden), Juanma Mascars (Insti-</w:t>
      </w:r>
    </w:p>
    <w:p w14:paraId="68A20522" w14:textId="77777777" w:rsidR="00694E89" w:rsidRPr="00A02A36" w:rsidRDefault="001438C8">
      <w:pPr>
        <w:numPr>
          <w:ilvl w:val="0"/>
          <w:numId w:val="37"/>
        </w:numPr>
        <w:ind w:right="1208" w:hanging="390"/>
        <w:rPr>
          <w:lang w:val="en-US"/>
        </w:rPr>
      </w:pPr>
      <w:r w:rsidRPr="00A02A36">
        <w:rPr>
          <w:lang w:val="en-US"/>
        </w:rPr>
        <w:t>tuto Valenciano de Oncologa, Valencia, Spain), Annica Lfgren (Skne Univer-</w:t>
      </w:r>
    </w:p>
    <w:p w14:paraId="2AABC930" w14:textId="77777777" w:rsidR="00694E89" w:rsidRDefault="001438C8">
      <w:pPr>
        <w:numPr>
          <w:ilvl w:val="0"/>
          <w:numId w:val="37"/>
        </w:numPr>
        <w:ind w:right="1208" w:hanging="390"/>
      </w:pPr>
      <w:r>
        <w:t>sity Hospital, Malm, Sweden), Kurt Lehmann (Kantonsspital Baden, Baden,</w:t>
      </w:r>
    </w:p>
    <w:p w14:paraId="1B51F621" w14:textId="77777777" w:rsidR="00694E89" w:rsidRPr="00A02A36" w:rsidRDefault="001438C8">
      <w:pPr>
        <w:numPr>
          <w:ilvl w:val="0"/>
          <w:numId w:val="37"/>
        </w:numPr>
        <w:ind w:right="1208" w:hanging="390"/>
        <w:rPr>
          <w:lang w:val="en-US"/>
        </w:rPr>
      </w:pPr>
      <w:r w:rsidRPr="00A02A36">
        <w:rPr>
          <w:lang w:val="en-US"/>
        </w:rPr>
        <w:t>Switzerland), Catherine Han Lin (Monash University and Epworth Health-</w:t>
      </w:r>
    </w:p>
    <w:p w14:paraId="325C129A" w14:textId="77777777" w:rsidR="00694E89" w:rsidRPr="00A02A36" w:rsidRDefault="001438C8">
      <w:pPr>
        <w:numPr>
          <w:ilvl w:val="0"/>
          <w:numId w:val="37"/>
        </w:numPr>
        <w:ind w:right="1208" w:hanging="390"/>
        <w:rPr>
          <w:lang w:val="en-US"/>
        </w:rPr>
      </w:pPr>
      <w:r w:rsidRPr="00A02A36">
        <w:rPr>
          <w:lang w:val="en-US"/>
        </w:rPr>
        <w:t>Care, Melbourne, Australia), Hiromi Hirama (Kagawa University, Kagawa,</w:t>
      </w:r>
    </w:p>
    <w:p w14:paraId="114263C8" w14:textId="77777777" w:rsidR="00694E89" w:rsidRPr="00A02A36" w:rsidRDefault="001438C8">
      <w:pPr>
        <w:numPr>
          <w:ilvl w:val="0"/>
          <w:numId w:val="37"/>
        </w:numPr>
        <w:spacing w:after="28" w:line="373" w:lineRule="auto"/>
        <w:ind w:right="1208" w:hanging="390"/>
        <w:rPr>
          <w:lang w:val="en-US"/>
        </w:rPr>
      </w:pPr>
      <w:r w:rsidRPr="00A02A36">
        <w:rPr>
          <w:lang w:val="en-US"/>
        </w:rPr>
        <w:t xml:space="preserve">Japan), Kwang Suk Lee (Yonsei University College of Medicine, Gangnam </w:t>
      </w:r>
      <w:r w:rsidRPr="00A02A36">
        <w:rPr>
          <w:rFonts w:ascii="Calibri" w:eastAsia="Calibri" w:hAnsi="Calibri" w:cs="Calibri"/>
          <w:sz w:val="12"/>
          <w:lang w:val="en-US"/>
        </w:rPr>
        <w:t xml:space="preserve">364 </w:t>
      </w:r>
      <w:r w:rsidRPr="00A02A36">
        <w:rPr>
          <w:lang w:val="en-US"/>
        </w:rPr>
        <w:t>Severance Hospital, Seoul, Korea).</w:t>
      </w:r>
    </w:p>
    <w:p w14:paraId="3AFAAE39" w14:textId="77777777" w:rsidR="00694E89" w:rsidRPr="00A02A36" w:rsidRDefault="001438C8">
      <w:pPr>
        <w:numPr>
          <w:ilvl w:val="0"/>
          <w:numId w:val="38"/>
        </w:numPr>
        <w:ind w:right="1208" w:hanging="741"/>
        <w:rPr>
          <w:lang w:val="en-US"/>
        </w:rPr>
      </w:pPr>
      <w:r w:rsidRPr="00A02A36">
        <w:rPr>
          <w:i/>
          <w:lang w:val="en-US"/>
        </w:rPr>
        <w:t xml:space="preserve">Research Advisory Committee: </w:t>
      </w:r>
      <w:r w:rsidRPr="00A02A36">
        <w:rPr>
          <w:lang w:val="en-US"/>
        </w:rPr>
        <w:t>Guido Jenster (Erasmus MC, Rotterdam,</w:t>
      </w:r>
    </w:p>
    <w:p w14:paraId="3DFA8DE2" w14:textId="77777777" w:rsidR="00694E89" w:rsidRDefault="001438C8">
      <w:pPr>
        <w:numPr>
          <w:ilvl w:val="0"/>
          <w:numId w:val="38"/>
        </w:numPr>
        <w:ind w:right="1208" w:hanging="741"/>
      </w:pPr>
      <w:r>
        <w:t>the Netherlands), Anssi Auvinen (University of Tampere, Tampere, Finland),</w:t>
      </w:r>
    </w:p>
    <w:p w14:paraId="5021F463" w14:textId="77777777" w:rsidR="00694E89" w:rsidRPr="00A02A36" w:rsidRDefault="001438C8">
      <w:pPr>
        <w:numPr>
          <w:ilvl w:val="0"/>
          <w:numId w:val="38"/>
        </w:numPr>
        <w:ind w:right="1208" w:hanging="741"/>
        <w:rPr>
          <w:lang w:val="en-US"/>
        </w:rPr>
      </w:pPr>
      <w:r w:rsidRPr="00A02A36">
        <w:rPr>
          <w:lang w:val="en-US"/>
        </w:rPr>
        <w:t>Anders Bjartell (Skne University Hospital, Malm, Sweden), Masoom Haider</w:t>
      </w:r>
    </w:p>
    <w:p w14:paraId="41A95946" w14:textId="77777777" w:rsidR="00694E89" w:rsidRPr="00A02A36" w:rsidRDefault="001438C8">
      <w:pPr>
        <w:numPr>
          <w:ilvl w:val="0"/>
          <w:numId w:val="38"/>
        </w:numPr>
        <w:ind w:right="1208" w:hanging="741"/>
        <w:rPr>
          <w:lang w:val="en-US"/>
        </w:rPr>
      </w:pPr>
      <w:r w:rsidRPr="00A02A36">
        <w:rPr>
          <w:lang w:val="en-US"/>
        </w:rPr>
        <w:t>(University of Toronto, Toronto, Canada), Kees van Bochove (The Hyve</w:t>
      </w:r>
    </w:p>
    <w:p w14:paraId="18D2AE12" w14:textId="77777777" w:rsidR="00694E89" w:rsidRPr="00A02A36" w:rsidRDefault="001438C8">
      <w:pPr>
        <w:numPr>
          <w:ilvl w:val="0"/>
          <w:numId w:val="38"/>
        </w:numPr>
        <w:spacing w:after="28" w:line="372" w:lineRule="auto"/>
        <w:ind w:right="1208" w:hanging="741"/>
        <w:rPr>
          <w:lang w:val="en-US"/>
        </w:rPr>
      </w:pPr>
      <w:r w:rsidRPr="00A02A36">
        <w:rPr>
          <w:lang w:val="en-US"/>
        </w:rPr>
        <w:t xml:space="preserve">B.V. Utrecht, Utrecht, the Netherlands), Ballentine Carter (Johns Hopkins </w:t>
      </w:r>
      <w:r w:rsidRPr="00A02A36">
        <w:rPr>
          <w:rFonts w:ascii="Calibri" w:eastAsia="Calibri" w:hAnsi="Calibri" w:cs="Calibri"/>
          <w:sz w:val="12"/>
          <w:lang w:val="en-US"/>
        </w:rPr>
        <w:t xml:space="preserve">370 </w:t>
      </w:r>
      <w:r w:rsidRPr="00A02A36">
        <w:rPr>
          <w:lang w:val="en-US"/>
        </w:rPr>
        <w:t>University, Baltimore, USA until 2018).</w:t>
      </w:r>
    </w:p>
    <w:p w14:paraId="656CA1A2" w14:textId="77777777" w:rsidR="00694E89" w:rsidRPr="00A02A36" w:rsidRDefault="001438C8">
      <w:pPr>
        <w:numPr>
          <w:ilvl w:val="0"/>
          <w:numId w:val="39"/>
        </w:numPr>
        <w:ind w:right="1208" w:hanging="741"/>
        <w:rPr>
          <w:lang w:val="en-US"/>
        </w:rPr>
      </w:pPr>
      <w:r w:rsidRPr="00A02A36">
        <w:rPr>
          <w:i/>
          <w:lang w:val="en-US"/>
        </w:rPr>
        <w:t xml:space="preserve">Management team: </w:t>
      </w:r>
      <w:r w:rsidRPr="00A02A36">
        <w:rPr>
          <w:lang w:val="en-US"/>
        </w:rPr>
        <w:t>Sam Gledhill (Movember Foundation, Melbourne,</w:t>
      </w:r>
    </w:p>
    <w:p w14:paraId="1381AD6E" w14:textId="77777777" w:rsidR="00694E89" w:rsidRPr="00A02A36" w:rsidRDefault="001438C8">
      <w:pPr>
        <w:numPr>
          <w:ilvl w:val="0"/>
          <w:numId w:val="39"/>
        </w:numPr>
        <w:ind w:right="1208" w:hanging="741"/>
        <w:rPr>
          <w:lang w:val="en-US"/>
        </w:rPr>
      </w:pPr>
      <w:r w:rsidRPr="00A02A36">
        <w:rPr>
          <w:lang w:val="en-US"/>
        </w:rPr>
        <w:lastRenderedPageBreak/>
        <w:t>Australia), Mark Buzza / Michelle Kouspou (Movember Foundation, Mel-</w:t>
      </w:r>
    </w:p>
    <w:p w14:paraId="70E705D0" w14:textId="77777777" w:rsidR="00694E89" w:rsidRDefault="001438C8">
      <w:pPr>
        <w:numPr>
          <w:ilvl w:val="0"/>
          <w:numId w:val="39"/>
        </w:numPr>
        <w:ind w:right="1208" w:hanging="741"/>
      </w:pPr>
      <w:r>
        <w:t>bourne, Australia), Chris Bangma (Erasmus Medical Center, Rotterdam,</w:t>
      </w:r>
    </w:p>
    <w:p w14:paraId="69D6E6E2" w14:textId="77777777" w:rsidR="00694E89" w:rsidRPr="00A02A36" w:rsidRDefault="001438C8">
      <w:pPr>
        <w:numPr>
          <w:ilvl w:val="0"/>
          <w:numId w:val="39"/>
        </w:numPr>
        <w:ind w:right="1208" w:hanging="741"/>
        <w:rPr>
          <w:lang w:val="en-US"/>
        </w:rPr>
      </w:pPr>
      <w:r w:rsidRPr="00A02A36">
        <w:rPr>
          <w:lang w:val="en-US"/>
        </w:rPr>
        <w:t>The Netherlands), Monique Roobol (Erasmus Medical Center, Rotterdam,</w:t>
      </w:r>
    </w:p>
    <w:p w14:paraId="746462B6" w14:textId="77777777" w:rsidR="00694E89" w:rsidRDefault="001438C8">
      <w:pPr>
        <w:numPr>
          <w:ilvl w:val="0"/>
          <w:numId w:val="39"/>
        </w:numPr>
        <w:ind w:right="1208" w:hanging="741"/>
      </w:pPr>
      <w:r>
        <w:t>The Netherlands), Sophie Bruinsma / Jozien Helleman (Erasmus Medical</w:t>
      </w:r>
    </w:p>
    <w:p w14:paraId="4A2BCE90" w14:textId="77777777" w:rsidR="00694E89" w:rsidRDefault="001438C8">
      <w:pPr>
        <w:numPr>
          <w:ilvl w:val="0"/>
          <w:numId w:val="39"/>
        </w:numPr>
        <w:ind w:right="1208" w:hanging="741"/>
      </w:pPr>
      <w:r>
        <w:t>Center, Rotterdam, The Netherlands).</w:t>
      </w:r>
    </w:p>
    <w:p w14:paraId="0DA03A44" w14:textId="77777777" w:rsidR="001438C8" w:rsidRPr="001438C8" w:rsidRDefault="001438C8">
      <w:pPr>
        <w:numPr>
          <w:ilvl w:val="0"/>
          <w:numId w:val="39"/>
        </w:numPr>
        <w:spacing w:after="340" w:line="261" w:lineRule="auto"/>
        <w:ind w:right="1208" w:hanging="741"/>
      </w:pPr>
    </w:p>
    <w:p w14:paraId="56E7EEE9" w14:textId="77777777" w:rsidR="001438C8" w:rsidRPr="001438C8" w:rsidRDefault="001438C8">
      <w:pPr>
        <w:numPr>
          <w:ilvl w:val="0"/>
          <w:numId w:val="39"/>
        </w:numPr>
        <w:spacing w:after="340" w:line="261" w:lineRule="auto"/>
        <w:ind w:right="1208" w:hanging="741"/>
      </w:pPr>
    </w:p>
    <w:p w14:paraId="1AC540EE" w14:textId="77777777" w:rsidR="001438C8" w:rsidRPr="001438C8" w:rsidRDefault="001438C8">
      <w:pPr>
        <w:numPr>
          <w:ilvl w:val="0"/>
          <w:numId w:val="39"/>
        </w:numPr>
        <w:spacing w:after="340" w:line="261" w:lineRule="auto"/>
        <w:ind w:right="1208" w:hanging="741"/>
      </w:pPr>
    </w:p>
    <w:p w14:paraId="1C58AD99" w14:textId="77777777" w:rsidR="001438C8" w:rsidRPr="001438C8" w:rsidRDefault="001438C8">
      <w:pPr>
        <w:numPr>
          <w:ilvl w:val="0"/>
          <w:numId w:val="39"/>
        </w:numPr>
        <w:spacing w:after="340" w:line="261" w:lineRule="auto"/>
        <w:ind w:right="1208" w:hanging="741"/>
      </w:pPr>
    </w:p>
    <w:p w14:paraId="110896D5" w14:textId="77777777" w:rsidR="001438C8" w:rsidRPr="001438C8" w:rsidRDefault="001438C8">
      <w:pPr>
        <w:numPr>
          <w:ilvl w:val="0"/>
          <w:numId w:val="39"/>
        </w:numPr>
        <w:spacing w:after="340" w:line="261" w:lineRule="auto"/>
        <w:ind w:right="1208" w:hanging="741"/>
      </w:pPr>
    </w:p>
    <w:p w14:paraId="118F3177" w14:textId="77777777" w:rsidR="001438C8" w:rsidRPr="001438C8" w:rsidRDefault="001438C8">
      <w:pPr>
        <w:numPr>
          <w:ilvl w:val="0"/>
          <w:numId w:val="39"/>
        </w:numPr>
        <w:spacing w:after="340" w:line="261" w:lineRule="auto"/>
        <w:ind w:right="1208" w:hanging="741"/>
      </w:pPr>
    </w:p>
    <w:p w14:paraId="3D694BAB" w14:textId="77777777" w:rsidR="00694E89" w:rsidRDefault="001438C8">
      <w:pPr>
        <w:numPr>
          <w:ilvl w:val="0"/>
          <w:numId w:val="39"/>
        </w:numPr>
        <w:spacing w:after="340" w:line="261" w:lineRule="auto"/>
        <w:ind w:right="1208" w:hanging="741"/>
      </w:pPr>
      <w:r>
        <w:rPr>
          <w:b/>
        </w:rPr>
        <w:t>References</w:t>
      </w:r>
    </w:p>
    <w:p w14:paraId="0B88A3C2" w14:textId="77777777" w:rsidR="00694E89" w:rsidRPr="00A02A36" w:rsidRDefault="001438C8">
      <w:pPr>
        <w:numPr>
          <w:ilvl w:val="0"/>
          <w:numId w:val="39"/>
        </w:numPr>
        <w:spacing w:after="17" w:line="381" w:lineRule="auto"/>
        <w:ind w:right="1208" w:hanging="741"/>
        <w:rPr>
          <w:lang w:val="en-US"/>
        </w:rPr>
      </w:pPr>
      <w:r w:rsidRPr="00A02A36">
        <w:rPr>
          <w:lang w:val="en-US"/>
        </w:rPr>
        <w:t xml:space="preserve">1. Briganti A, Fossati N, Catto JW, Cornford P, Montorsi F, Mottet N, </w:t>
      </w:r>
      <w:r w:rsidRPr="00A02A36">
        <w:rPr>
          <w:rFonts w:ascii="Calibri" w:eastAsia="Calibri" w:hAnsi="Calibri" w:cs="Calibri"/>
          <w:sz w:val="12"/>
          <w:lang w:val="en-US"/>
        </w:rPr>
        <w:t xml:space="preserve">379 </w:t>
      </w:r>
      <w:r w:rsidRPr="00A02A36">
        <w:rPr>
          <w:lang w:val="en-US"/>
        </w:rPr>
        <w:t>Wirth M, Van Poppel H. Active surveillance for low-risk prostate cancer:</w:t>
      </w:r>
    </w:p>
    <w:p w14:paraId="13FF0BA4" w14:textId="77777777" w:rsidR="00694E89" w:rsidRDefault="001438C8">
      <w:pPr>
        <w:spacing w:after="213" w:line="385" w:lineRule="auto"/>
        <w:ind w:left="-5" w:right="1208"/>
      </w:pPr>
      <w:r w:rsidRPr="00A02A36">
        <w:rPr>
          <w:rFonts w:ascii="Calibri" w:eastAsia="Calibri" w:hAnsi="Calibri" w:cs="Calibri"/>
          <w:sz w:val="12"/>
          <w:lang w:val="en-US"/>
        </w:rPr>
        <w:t>380</w:t>
      </w:r>
      <w:r w:rsidRPr="00A02A36">
        <w:rPr>
          <w:rFonts w:ascii="Calibri" w:eastAsia="Calibri" w:hAnsi="Calibri" w:cs="Calibri"/>
          <w:sz w:val="12"/>
          <w:lang w:val="en-US"/>
        </w:rPr>
        <w:tab/>
      </w:r>
      <w:r w:rsidRPr="00A02A36">
        <w:rPr>
          <w:lang w:val="en-US"/>
        </w:rPr>
        <w:t xml:space="preserve">the European Association of Urology position in 2018. </w:t>
      </w:r>
      <w:r>
        <w:rPr>
          <w:i/>
        </w:rPr>
        <w:t xml:space="preserve">European urology </w:t>
      </w:r>
      <w:r>
        <w:rPr>
          <w:rFonts w:ascii="Calibri" w:eastAsia="Calibri" w:hAnsi="Calibri" w:cs="Calibri"/>
          <w:sz w:val="12"/>
        </w:rPr>
        <w:t>381</w:t>
      </w:r>
      <w:r>
        <w:rPr>
          <w:rFonts w:ascii="Calibri" w:eastAsia="Calibri" w:hAnsi="Calibri" w:cs="Calibri"/>
          <w:sz w:val="12"/>
        </w:rPr>
        <w:tab/>
      </w:r>
      <w:r>
        <w:t>2018;74(3):357–68.</w:t>
      </w:r>
    </w:p>
    <w:p w14:paraId="3A6E54F7" w14:textId="77777777" w:rsidR="00694E89" w:rsidRDefault="001438C8">
      <w:pPr>
        <w:numPr>
          <w:ilvl w:val="0"/>
          <w:numId w:val="40"/>
        </w:numPr>
        <w:ind w:right="1208" w:hanging="871"/>
      </w:pPr>
      <w:r>
        <w:t>2. Epstein JI, Egevad L, Amin MB, Delahunt B, Srigley JR, Humphrey PA.</w:t>
      </w:r>
    </w:p>
    <w:p w14:paraId="35BE5F06" w14:textId="77777777" w:rsidR="00694E89" w:rsidRPr="00A02A36" w:rsidRDefault="001438C8">
      <w:pPr>
        <w:numPr>
          <w:ilvl w:val="0"/>
          <w:numId w:val="40"/>
        </w:numPr>
        <w:spacing w:after="154"/>
        <w:ind w:right="1208" w:hanging="871"/>
        <w:rPr>
          <w:lang w:val="en-US"/>
        </w:rPr>
      </w:pPr>
      <w:r w:rsidRPr="00A02A36">
        <w:rPr>
          <w:lang w:val="en-US"/>
        </w:rPr>
        <w:t>The 2014 international society of urological pathology (isup) consensus</w:t>
      </w:r>
    </w:p>
    <w:p w14:paraId="6350341B" w14:textId="77777777" w:rsidR="00694E89" w:rsidRPr="00A02A36" w:rsidRDefault="001438C8">
      <w:pPr>
        <w:numPr>
          <w:ilvl w:val="0"/>
          <w:numId w:val="40"/>
        </w:numPr>
        <w:spacing w:after="198" w:line="406" w:lineRule="auto"/>
        <w:ind w:right="1208" w:hanging="871"/>
        <w:rPr>
          <w:lang w:val="en-US"/>
        </w:rPr>
      </w:pPr>
      <w:r w:rsidRPr="00A02A36">
        <w:rPr>
          <w:lang w:val="en-US"/>
        </w:rPr>
        <w:t xml:space="preserve">conference on gleason grading of prostatic carcinoma. </w:t>
      </w:r>
      <w:r w:rsidRPr="00A02A36">
        <w:rPr>
          <w:i/>
          <w:lang w:val="en-US"/>
        </w:rPr>
        <w:t xml:space="preserve">The American </w:t>
      </w:r>
      <w:r w:rsidRPr="00A02A36">
        <w:rPr>
          <w:rFonts w:ascii="Calibri" w:eastAsia="Calibri" w:hAnsi="Calibri" w:cs="Calibri"/>
          <w:sz w:val="12"/>
          <w:lang w:val="en-US"/>
        </w:rPr>
        <w:t xml:space="preserve">385 </w:t>
      </w:r>
      <w:r w:rsidRPr="00A02A36">
        <w:rPr>
          <w:i/>
          <w:lang w:val="en-US"/>
        </w:rPr>
        <w:t xml:space="preserve">journal of surgical pathology </w:t>
      </w:r>
      <w:r w:rsidRPr="00A02A36">
        <w:rPr>
          <w:lang w:val="en-US"/>
        </w:rPr>
        <w:t>2016;40(2):244–52.</w:t>
      </w:r>
    </w:p>
    <w:p w14:paraId="16EBE23A" w14:textId="77777777" w:rsidR="00694E89" w:rsidRPr="00A02A36" w:rsidRDefault="001438C8">
      <w:pPr>
        <w:numPr>
          <w:ilvl w:val="0"/>
          <w:numId w:val="41"/>
        </w:numPr>
        <w:ind w:right="1208" w:hanging="871"/>
        <w:rPr>
          <w:lang w:val="en-US"/>
        </w:rPr>
      </w:pPr>
      <w:r w:rsidRPr="00A02A36">
        <w:rPr>
          <w:lang w:val="en-US"/>
        </w:rPr>
        <w:lastRenderedPageBreak/>
        <w:t>3. Bul M, Zhu X, Valdagni R, Pickles T, Kakehi Y, Rannikko A, Bjartell A,</w:t>
      </w:r>
    </w:p>
    <w:p w14:paraId="72528C8E" w14:textId="77777777" w:rsidR="00694E89" w:rsidRDefault="001438C8">
      <w:pPr>
        <w:numPr>
          <w:ilvl w:val="0"/>
          <w:numId w:val="41"/>
        </w:numPr>
        <w:spacing w:after="154"/>
        <w:ind w:right="1208" w:hanging="871"/>
      </w:pPr>
      <w:r>
        <w:t>Van Der Schoot DK, Cornel EB, Conti GN, et al. Active surveillance for</w:t>
      </w:r>
    </w:p>
    <w:p w14:paraId="63E71A58" w14:textId="77777777" w:rsidR="00694E89" w:rsidRDefault="001438C8">
      <w:pPr>
        <w:numPr>
          <w:ilvl w:val="0"/>
          <w:numId w:val="41"/>
        </w:numPr>
        <w:spacing w:after="213" w:line="385" w:lineRule="auto"/>
        <w:ind w:right="1208" w:hanging="871"/>
      </w:pPr>
      <w:r w:rsidRPr="00A02A36">
        <w:rPr>
          <w:lang w:val="en-US"/>
        </w:rPr>
        <w:t xml:space="preserve">low-risk prostate cancer worldwide: the prias study. </w:t>
      </w:r>
      <w:r>
        <w:rPr>
          <w:i/>
        </w:rPr>
        <w:t xml:space="preserve">European urology </w:t>
      </w:r>
      <w:r>
        <w:rPr>
          <w:rFonts w:ascii="Calibri" w:eastAsia="Calibri" w:hAnsi="Calibri" w:cs="Calibri"/>
          <w:sz w:val="12"/>
        </w:rPr>
        <w:t>389</w:t>
      </w:r>
      <w:r>
        <w:rPr>
          <w:rFonts w:ascii="Calibri" w:eastAsia="Calibri" w:hAnsi="Calibri" w:cs="Calibri"/>
          <w:sz w:val="12"/>
        </w:rPr>
        <w:tab/>
      </w:r>
      <w:r>
        <w:t>2013;63(4):597–603.</w:t>
      </w:r>
    </w:p>
    <w:p w14:paraId="33EA9E6D" w14:textId="77777777" w:rsidR="00694E89" w:rsidRPr="00A02A36" w:rsidRDefault="001438C8">
      <w:pPr>
        <w:numPr>
          <w:ilvl w:val="0"/>
          <w:numId w:val="42"/>
        </w:numPr>
        <w:spacing w:after="166"/>
        <w:ind w:right="1208" w:hanging="572"/>
        <w:rPr>
          <w:lang w:val="en-US"/>
        </w:rPr>
      </w:pPr>
      <w:r w:rsidRPr="00A02A36">
        <w:rPr>
          <w:lang w:val="en-US"/>
        </w:rPr>
        <w:t>4. Nieboer D, Tomer A, Rizopoulos D, Roobol MJ, Steyerberg EW. Active</w:t>
      </w:r>
    </w:p>
    <w:p w14:paraId="4ACC8A1F" w14:textId="77777777" w:rsidR="00694E89" w:rsidRDefault="001438C8">
      <w:pPr>
        <w:numPr>
          <w:ilvl w:val="0"/>
          <w:numId w:val="42"/>
        </w:numPr>
        <w:spacing w:after="198" w:line="407" w:lineRule="auto"/>
        <w:ind w:right="1208" w:hanging="572"/>
      </w:pPr>
      <w:r w:rsidRPr="00A02A36">
        <w:rPr>
          <w:lang w:val="en-US"/>
        </w:rPr>
        <w:t xml:space="preserve">surveillance: a review of risk-based, dynamic monitoring. </w:t>
      </w:r>
      <w:r>
        <w:rPr>
          <w:i/>
        </w:rPr>
        <w:t xml:space="preserve">Translational </w:t>
      </w:r>
      <w:r>
        <w:rPr>
          <w:rFonts w:ascii="Calibri" w:eastAsia="Calibri" w:hAnsi="Calibri" w:cs="Calibri"/>
          <w:sz w:val="12"/>
        </w:rPr>
        <w:t xml:space="preserve">392 </w:t>
      </w:r>
      <w:r>
        <w:rPr>
          <w:i/>
        </w:rPr>
        <w:t xml:space="preserve">andrology and urology </w:t>
      </w:r>
      <w:r>
        <w:t>2018;7(1):106–15.</w:t>
      </w:r>
    </w:p>
    <w:p w14:paraId="23DBAEE4" w14:textId="77777777" w:rsidR="00694E89" w:rsidRPr="00A02A36" w:rsidRDefault="001438C8">
      <w:pPr>
        <w:numPr>
          <w:ilvl w:val="0"/>
          <w:numId w:val="43"/>
        </w:numPr>
        <w:spacing w:after="166"/>
        <w:ind w:right="1208" w:hanging="572"/>
        <w:rPr>
          <w:lang w:val="en-US"/>
        </w:rPr>
      </w:pPr>
      <w:r w:rsidRPr="00A02A36">
        <w:rPr>
          <w:lang w:val="en-US"/>
        </w:rPr>
        <w:t>5. Loeb S, Carter HB, Schwartz M, Fagerlin A, Braithwaite RS, Lepor H.</w:t>
      </w:r>
    </w:p>
    <w:p w14:paraId="3DD11C52" w14:textId="77777777" w:rsidR="00694E89" w:rsidRDefault="001438C8">
      <w:pPr>
        <w:numPr>
          <w:ilvl w:val="0"/>
          <w:numId w:val="43"/>
        </w:numPr>
        <w:spacing w:after="197" w:line="409" w:lineRule="auto"/>
        <w:ind w:right="1208" w:hanging="572"/>
      </w:pPr>
      <w:r w:rsidRPr="00A02A36">
        <w:rPr>
          <w:lang w:val="en-US"/>
        </w:rPr>
        <w:t>Heterogeneity in active surveillance protocols worldwide.</w:t>
      </w:r>
      <w:r w:rsidRPr="00A02A36">
        <w:rPr>
          <w:lang w:val="en-US"/>
        </w:rPr>
        <w:tab/>
      </w:r>
      <w:r>
        <w:rPr>
          <w:i/>
        </w:rPr>
        <w:t xml:space="preserve">Reviews in </w:t>
      </w:r>
      <w:r>
        <w:rPr>
          <w:rFonts w:ascii="Calibri" w:eastAsia="Calibri" w:hAnsi="Calibri" w:cs="Calibri"/>
          <w:sz w:val="12"/>
        </w:rPr>
        <w:t>395</w:t>
      </w:r>
      <w:r>
        <w:rPr>
          <w:rFonts w:ascii="Calibri" w:eastAsia="Calibri" w:hAnsi="Calibri" w:cs="Calibri"/>
          <w:sz w:val="12"/>
        </w:rPr>
        <w:tab/>
      </w:r>
      <w:r>
        <w:rPr>
          <w:i/>
        </w:rPr>
        <w:t xml:space="preserve">urology </w:t>
      </w:r>
      <w:r>
        <w:t>2014;16(4):202–3.</w:t>
      </w:r>
    </w:p>
    <w:p w14:paraId="1A38582C" w14:textId="77777777" w:rsidR="00694E89" w:rsidRPr="00A02A36" w:rsidRDefault="001438C8">
      <w:pPr>
        <w:numPr>
          <w:ilvl w:val="0"/>
          <w:numId w:val="44"/>
        </w:numPr>
        <w:ind w:right="1208" w:hanging="871"/>
        <w:rPr>
          <w:lang w:val="en-US"/>
        </w:rPr>
      </w:pPr>
      <w:r w:rsidRPr="00A02A36">
        <w:rPr>
          <w:lang w:val="en-US"/>
        </w:rPr>
        <w:t>6. Bokhorst LP, Alberts AR, Rannikko A, Valdagni R, Pickles T, Kakehi Y,</w:t>
      </w:r>
    </w:p>
    <w:p w14:paraId="7E9B566A" w14:textId="77777777" w:rsidR="00694E89" w:rsidRDefault="001438C8">
      <w:pPr>
        <w:numPr>
          <w:ilvl w:val="0"/>
          <w:numId w:val="44"/>
        </w:numPr>
        <w:ind w:right="1208" w:hanging="871"/>
      </w:pPr>
      <w:r w:rsidRPr="00A02A36">
        <w:rPr>
          <w:lang w:val="en-US"/>
        </w:rPr>
        <w:t xml:space="preserve">Bangma CH, Roobol MJ, PRIAS study group . </w:t>
      </w:r>
      <w:r>
        <w:t>Compliance rates with</w:t>
      </w:r>
    </w:p>
    <w:p w14:paraId="284F16D2" w14:textId="77777777" w:rsidR="00694E89" w:rsidRDefault="001438C8">
      <w:pPr>
        <w:numPr>
          <w:ilvl w:val="0"/>
          <w:numId w:val="44"/>
        </w:numPr>
        <w:spacing w:after="213" w:line="385" w:lineRule="auto"/>
        <w:ind w:right="1208" w:hanging="871"/>
      </w:pPr>
      <w:r w:rsidRPr="00A02A36">
        <w:rPr>
          <w:lang w:val="en-US"/>
        </w:rPr>
        <w:t xml:space="preserve">the Prostate Cancer Research International Active Surveillance (PRIAS) </w:t>
      </w:r>
      <w:r w:rsidRPr="00A02A36">
        <w:rPr>
          <w:rFonts w:ascii="Calibri" w:eastAsia="Calibri" w:hAnsi="Calibri" w:cs="Calibri"/>
          <w:sz w:val="12"/>
          <w:lang w:val="en-US"/>
        </w:rPr>
        <w:t xml:space="preserve">399 </w:t>
      </w:r>
      <w:r w:rsidRPr="00A02A36">
        <w:rPr>
          <w:lang w:val="en-US"/>
        </w:rPr>
        <w:t xml:space="preserve">protocol and disease reclassification in noncompliers. </w:t>
      </w:r>
      <w:r>
        <w:rPr>
          <w:i/>
        </w:rPr>
        <w:t xml:space="preserve">European Urology </w:t>
      </w:r>
      <w:r>
        <w:rPr>
          <w:rFonts w:ascii="Calibri" w:eastAsia="Calibri" w:hAnsi="Calibri" w:cs="Calibri"/>
          <w:sz w:val="12"/>
        </w:rPr>
        <w:t xml:space="preserve">400 </w:t>
      </w:r>
      <w:r>
        <w:t>2015;68(5):814–21.</w:t>
      </w:r>
    </w:p>
    <w:p w14:paraId="7D2B48EE" w14:textId="77777777" w:rsidR="00694E89" w:rsidRPr="00A02A36" w:rsidRDefault="001438C8">
      <w:pPr>
        <w:numPr>
          <w:ilvl w:val="0"/>
          <w:numId w:val="45"/>
        </w:numPr>
        <w:ind w:right="1208" w:hanging="871"/>
        <w:rPr>
          <w:lang w:val="en-US"/>
        </w:rPr>
      </w:pPr>
      <w:r w:rsidRPr="00A02A36">
        <w:rPr>
          <w:lang w:val="en-US"/>
        </w:rPr>
        <w:t>7. Inoue LY, Lin DW, Newcomb LF, Leonardson AS, Ankerst D, Gulati R,</w:t>
      </w:r>
    </w:p>
    <w:p w14:paraId="0099E014" w14:textId="77777777" w:rsidR="00694E89" w:rsidRDefault="001438C8">
      <w:pPr>
        <w:numPr>
          <w:ilvl w:val="0"/>
          <w:numId w:val="45"/>
        </w:numPr>
        <w:ind w:right="1208" w:hanging="871"/>
      </w:pPr>
      <w:r w:rsidRPr="00A02A36">
        <w:rPr>
          <w:lang w:val="en-US"/>
        </w:rPr>
        <w:t xml:space="preserve">Carter HB, Trock BJ, Carroll PR, Cooperberg MR, et al. </w:t>
      </w:r>
      <w:r>
        <w:t>Comparative</w:t>
      </w:r>
    </w:p>
    <w:p w14:paraId="2A361E6F" w14:textId="77777777" w:rsidR="00694E89" w:rsidRDefault="001438C8">
      <w:pPr>
        <w:numPr>
          <w:ilvl w:val="0"/>
          <w:numId w:val="45"/>
        </w:numPr>
        <w:spacing w:after="210" w:line="396" w:lineRule="auto"/>
        <w:ind w:right="1208" w:hanging="871"/>
      </w:pPr>
      <w:r w:rsidRPr="00A02A36">
        <w:rPr>
          <w:lang w:val="en-US"/>
        </w:rPr>
        <w:t xml:space="preserve">analysis of biopsy upgrading in four prostate cancer active surveillance </w:t>
      </w:r>
      <w:r w:rsidRPr="00A02A36">
        <w:rPr>
          <w:rFonts w:ascii="Calibri" w:eastAsia="Calibri" w:hAnsi="Calibri" w:cs="Calibri"/>
          <w:sz w:val="12"/>
          <w:lang w:val="en-US"/>
        </w:rPr>
        <w:t xml:space="preserve">404 </w:t>
      </w:r>
      <w:r w:rsidRPr="00A02A36">
        <w:rPr>
          <w:lang w:val="en-US"/>
        </w:rPr>
        <w:t xml:space="preserve">cohorts. </w:t>
      </w:r>
      <w:r>
        <w:rPr>
          <w:i/>
        </w:rPr>
        <w:t xml:space="preserve">Annals of internal medicine </w:t>
      </w:r>
      <w:r>
        <w:t>2018;168(1):1–9.</w:t>
      </w:r>
    </w:p>
    <w:p w14:paraId="793A4085" w14:textId="77777777" w:rsidR="00694E89" w:rsidRPr="00A02A36" w:rsidRDefault="001438C8">
      <w:pPr>
        <w:numPr>
          <w:ilvl w:val="0"/>
          <w:numId w:val="46"/>
        </w:numPr>
        <w:ind w:right="1208" w:hanging="871"/>
        <w:rPr>
          <w:lang w:val="en-US"/>
        </w:rPr>
      </w:pPr>
      <w:r w:rsidRPr="00A02A36">
        <w:rPr>
          <w:lang w:val="en-US"/>
        </w:rPr>
        <w:t>8. Bratt O, Carlsson S, Holmberg E, Holmberg L, Johansson E, Josefsson</w:t>
      </w:r>
    </w:p>
    <w:p w14:paraId="4ACA1C80" w14:textId="77777777" w:rsidR="00694E89" w:rsidRDefault="001438C8">
      <w:pPr>
        <w:numPr>
          <w:ilvl w:val="0"/>
          <w:numId w:val="46"/>
        </w:numPr>
        <w:ind w:right="1208" w:hanging="871"/>
      </w:pPr>
      <w:r w:rsidRPr="00A02A36">
        <w:rPr>
          <w:lang w:val="en-US"/>
        </w:rPr>
        <w:t xml:space="preserve">A, Nilsson A, Nyberg M, Robinsson D, Sandberg J, et al. </w:t>
      </w:r>
      <w:r>
        <w:t>The study of</w:t>
      </w:r>
    </w:p>
    <w:p w14:paraId="46B42534" w14:textId="77777777" w:rsidR="00694E89" w:rsidRPr="00A02A36" w:rsidRDefault="001438C8">
      <w:pPr>
        <w:numPr>
          <w:ilvl w:val="0"/>
          <w:numId w:val="46"/>
        </w:numPr>
        <w:ind w:right="1208" w:hanging="871"/>
        <w:rPr>
          <w:lang w:val="en-US"/>
        </w:rPr>
      </w:pPr>
      <w:r w:rsidRPr="00A02A36">
        <w:rPr>
          <w:lang w:val="en-US"/>
        </w:rPr>
        <w:t>active monitoring in sweden (sams): a randomized study comparing two</w:t>
      </w:r>
    </w:p>
    <w:p w14:paraId="08041968" w14:textId="77777777" w:rsidR="00694E89" w:rsidRDefault="001438C8">
      <w:pPr>
        <w:numPr>
          <w:ilvl w:val="0"/>
          <w:numId w:val="46"/>
        </w:numPr>
        <w:spacing w:after="211" w:line="396" w:lineRule="auto"/>
        <w:ind w:right="1208" w:hanging="871"/>
      </w:pPr>
      <w:r w:rsidRPr="00A02A36">
        <w:rPr>
          <w:lang w:val="en-US"/>
        </w:rPr>
        <w:lastRenderedPageBreak/>
        <w:t xml:space="preserve">different follow-up schedules for active surveillance of low-risk prostate </w:t>
      </w:r>
      <w:r w:rsidRPr="00A02A36">
        <w:rPr>
          <w:rFonts w:ascii="Calibri" w:eastAsia="Calibri" w:hAnsi="Calibri" w:cs="Calibri"/>
          <w:sz w:val="12"/>
          <w:lang w:val="en-US"/>
        </w:rPr>
        <w:t xml:space="preserve">409 </w:t>
      </w:r>
      <w:r w:rsidRPr="00A02A36">
        <w:rPr>
          <w:lang w:val="en-US"/>
        </w:rPr>
        <w:t xml:space="preserve">cancer. </w:t>
      </w:r>
      <w:r>
        <w:rPr>
          <w:i/>
        </w:rPr>
        <w:t xml:space="preserve">Scandinavian journal of urology </w:t>
      </w:r>
      <w:r>
        <w:t>2013;47(5):347–55.</w:t>
      </w:r>
    </w:p>
    <w:p w14:paraId="204F5245" w14:textId="77777777" w:rsidR="00694E89" w:rsidRDefault="001438C8">
      <w:pPr>
        <w:numPr>
          <w:ilvl w:val="0"/>
          <w:numId w:val="47"/>
        </w:numPr>
        <w:ind w:right="1208" w:hanging="572"/>
      </w:pPr>
      <w:r>
        <w:t>9. de Carvalho TM, Heijnsdijk EA, de Koning HJ. Estimating the risks</w:t>
      </w:r>
    </w:p>
    <w:p w14:paraId="1E13F058" w14:textId="77777777" w:rsidR="00694E89" w:rsidRDefault="001438C8">
      <w:pPr>
        <w:numPr>
          <w:ilvl w:val="0"/>
          <w:numId w:val="47"/>
        </w:numPr>
        <w:spacing w:after="211" w:line="396" w:lineRule="auto"/>
        <w:ind w:right="1208" w:hanging="572"/>
      </w:pPr>
      <w:r w:rsidRPr="00A02A36">
        <w:rPr>
          <w:lang w:val="en-US"/>
        </w:rPr>
        <w:t>and benefits of active surveillance protocols for prostate cancer: a mi</w:t>
      </w:r>
      <w:r w:rsidRPr="00A02A36">
        <w:rPr>
          <w:rFonts w:ascii="Calibri" w:eastAsia="Calibri" w:hAnsi="Calibri" w:cs="Calibri"/>
          <w:sz w:val="12"/>
          <w:lang w:val="en-US"/>
        </w:rPr>
        <w:t xml:space="preserve">412 </w:t>
      </w:r>
      <w:r w:rsidRPr="00A02A36">
        <w:rPr>
          <w:lang w:val="en-US"/>
        </w:rPr>
        <w:t xml:space="preserve">crosimulation study. </w:t>
      </w:r>
      <w:r>
        <w:rPr>
          <w:i/>
        </w:rPr>
        <w:t xml:space="preserve">BJU international </w:t>
      </w:r>
      <w:r>
        <w:t>2017;119(4):560–6.</w:t>
      </w:r>
    </w:p>
    <w:p w14:paraId="7DF81A2F" w14:textId="77777777" w:rsidR="00694E89" w:rsidRPr="00A02A36" w:rsidRDefault="001438C8">
      <w:pPr>
        <w:numPr>
          <w:ilvl w:val="0"/>
          <w:numId w:val="48"/>
        </w:numPr>
        <w:ind w:right="1208" w:hanging="871"/>
        <w:rPr>
          <w:lang w:val="en-US"/>
        </w:rPr>
      </w:pPr>
      <w:r w:rsidRPr="00A02A36">
        <w:rPr>
          <w:lang w:val="en-US"/>
        </w:rPr>
        <w:t>10. Partin AW, Yoo J, Carter HB, Pearson JD, Chan DW, Epstein JI, Walsh</w:t>
      </w:r>
    </w:p>
    <w:p w14:paraId="32118273" w14:textId="77777777" w:rsidR="00694E89" w:rsidRPr="00A02A36" w:rsidRDefault="001438C8">
      <w:pPr>
        <w:numPr>
          <w:ilvl w:val="0"/>
          <w:numId w:val="48"/>
        </w:numPr>
        <w:spacing w:after="154"/>
        <w:ind w:right="1208" w:hanging="871"/>
        <w:rPr>
          <w:lang w:val="en-US"/>
        </w:rPr>
      </w:pPr>
      <w:r w:rsidRPr="00A02A36">
        <w:rPr>
          <w:lang w:val="en-US"/>
        </w:rPr>
        <w:t>PC. The use of prostate specific antigen, clinical stage and gleason score</w:t>
      </w:r>
    </w:p>
    <w:p w14:paraId="64C6358A" w14:textId="77777777" w:rsidR="00694E89" w:rsidRDefault="001438C8">
      <w:pPr>
        <w:numPr>
          <w:ilvl w:val="0"/>
          <w:numId w:val="48"/>
        </w:numPr>
        <w:spacing w:after="198" w:line="407" w:lineRule="auto"/>
        <w:ind w:right="1208" w:hanging="871"/>
      </w:pPr>
      <w:r w:rsidRPr="00A02A36">
        <w:rPr>
          <w:lang w:val="en-US"/>
        </w:rPr>
        <w:t xml:space="preserve">to predict pathological stage in men with localized prostate cancer. </w:t>
      </w:r>
      <w:r>
        <w:rPr>
          <w:i/>
        </w:rPr>
        <w:t xml:space="preserve">The </w:t>
      </w:r>
      <w:r>
        <w:rPr>
          <w:rFonts w:ascii="Calibri" w:eastAsia="Calibri" w:hAnsi="Calibri" w:cs="Calibri"/>
          <w:sz w:val="12"/>
        </w:rPr>
        <w:t xml:space="preserve">416 </w:t>
      </w:r>
      <w:r>
        <w:rPr>
          <w:i/>
        </w:rPr>
        <w:t xml:space="preserve">Journal of urology </w:t>
      </w:r>
      <w:r>
        <w:t>1993;150(1):110–4.</w:t>
      </w:r>
    </w:p>
    <w:p w14:paraId="2300DF14" w14:textId="77777777" w:rsidR="00694E89" w:rsidRPr="00A02A36" w:rsidRDefault="001438C8">
      <w:pPr>
        <w:numPr>
          <w:ilvl w:val="0"/>
          <w:numId w:val="49"/>
        </w:numPr>
        <w:ind w:right="1208" w:hanging="871"/>
        <w:rPr>
          <w:lang w:val="en-US"/>
        </w:rPr>
      </w:pPr>
      <w:r w:rsidRPr="00A02A36">
        <w:rPr>
          <w:lang w:val="en-US"/>
        </w:rPr>
        <w:t>11. Makarov DV, Trock BJ, Humphreys EB, Mangold LA, Walsh PC, Ep-</w:t>
      </w:r>
    </w:p>
    <w:p w14:paraId="737AC3FA" w14:textId="77777777" w:rsidR="00694E89" w:rsidRPr="00A02A36" w:rsidRDefault="001438C8">
      <w:pPr>
        <w:numPr>
          <w:ilvl w:val="0"/>
          <w:numId w:val="49"/>
        </w:numPr>
        <w:ind w:right="1208" w:hanging="871"/>
        <w:rPr>
          <w:lang w:val="en-US"/>
        </w:rPr>
      </w:pPr>
      <w:r w:rsidRPr="00A02A36">
        <w:rPr>
          <w:lang w:val="en-US"/>
        </w:rPr>
        <w:t>stein JI, Partin AW. Updated nomogram to predict pathologic stage of</w:t>
      </w:r>
    </w:p>
    <w:p w14:paraId="47BD3320" w14:textId="77777777" w:rsidR="00694E89" w:rsidRPr="00A02A36" w:rsidRDefault="001438C8">
      <w:pPr>
        <w:numPr>
          <w:ilvl w:val="0"/>
          <w:numId w:val="49"/>
        </w:numPr>
        <w:ind w:right="1208" w:hanging="871"/>
        <w:rPr>
          <w:lang w:val="en-US"/>
        </w:rPr>
      </w:pPr>
      <w:r w:rsidRPr="00A02A36">
        <w:rPr>
          <w:lang w:val="en-US"/>
        </w:rPr>
        <w:t>prostate cancer given prostate-specific antigen level, clinical stage, and</w:t>
      </w:r>
    </w:p>
    <w:p w14:paraId="405F1C48" w14:textId="77777777" w:rsidR="00694E89" w:rsidRPr="00A02A36" w:rsidRDefault="001438C8">
      <w:pPr>
        <w:numPr>
          <w:ilvl w:val="0"/>
          <w:numId w:val="49"/>
        </w:numPr>
        <w:spacing w:after="157"/>
        <w:ind w:right="1208" w:hanging="871"/>
        <w:rPr>
          <w:lang w:val="en-US"/>
        </w:rPr>
      </w:pPr>
      <w:r w:rsidRPr="00A02A36">
        <w:rPr>
          <w:lang w:val="en-US"/>
        </w:rPr>
        <w:t>biopsy gleason score (partin tables) based on cases from 2000 to 2005.</w:t>
      </w:r>
    </w:p>
    <w:p w14:paraId="1BCCBED7" w14:textId="77777777" w:rsidR="00694E89" w:rsidRDefault="001438C8">
      <w:pPr>
        <w:numPr>
          <w:ilvl w:val="0"/>
          <w:numId w:val="49"/>
        </w:numPr>
        <w:ind w:right="1208" w:hanging="871"/>
      </w:pPr>
      <w:r>
        <w:rPr>
          <w:i/>
        </w:rPr>
        <w:t xml:space="preserve">Urology </w:t>
      </w:r>
      <w:r>
        <w:t>2007;69(6):1095–101.</w:t>
      </w:r>
    </w:p>
    <w:p w14:paraId="18C1F8ED" w14:textId="77777777" w:rsidR="00694E89" w:rsidRDefault="001438C8">
      <w:pPr>
        <w:numPr>
          <w:ilvl w:val="0"/>
          <w:numId w:val="49"/>
        </w:numPr>
        <w:ind w:right="1208" w:hanging="871"/>
      </w:pPr>
      <w:r>
        <w:t>12. Tomer A, Nieboer D, Roobol MJ, Steyerberg EW, Rizopoulos D. Per-</w:t>
      </w:r>
    </w:p>
    <w:p w14:paraId="64776620" w14:textId="77777777" w:rsidR="00694E89" w:rsidRDefault="001438C8">
      <w:pPr>
        <w:numPr>
          <w:ilvl w:val="0"/>
          <w:numId w:val="49"/>
        </w:numPr>
        <w:spacing w:after="209" w:line="398" w:lineRule="auto"/>
        <w:ind w:right="1208" w:hanging="871"/>
      </w:pPr>
      <w:r w:rsidRPr="00A02A36">
        <w:rPr>
          <w:lang w:val="en-US"/>
        </w:rPr>
        <w:t xml:space="preserve">sonalized schedules for surveillance of low-risk prostate cancer patients. </w:t>
      </w:r>
      <w:r>
        <w:rPr>
          <w:rFonts w:ascii="Calibri" w:eastAsia="Calibri" w:hAnsi="Calibri" w:cs="Calibri"/>
          <w:sz w:val="12"/>
        </w:rPr>
        <w:t xml:space="preserve">424 </w:t>
      </w:r>
      <w:r>
        <w:rPr>
          <w:i/>
        </w:rPr>
        <w:t xml:space="preserve">Biometrics </w:t>
      </w:r>
      <w:r>
        <w:t>2019;75(1):153–62.</w:t>
      </w:r>
    </w:p>
    <w:p w14:paraId="5395C525" w14:textId="77777777" w:rsidR="00694E89" w:rsidRDefault="001438C8">
      <w:pPr>
        <w:numPr>
          <w:ilvl w:val="0"/>
          <w:numId w:val="50"/>
        </w:numPr>
        <w:ind w:right="1208" w:hanging="455"/>
      </w:pPr>
      <w:r w:rsidRPr="00A02A36">
        <w:rPr>
          <w:lang w:val="en-US"/>
        </w:rPr>
        <w:t xml:space="preserve">13. Coley RY, Zeger SL, Mamawala M, Pienta KJ, Carter HB. </w:t>
      </w:r>
      <w:r>
        <w:t>Prediction</w:t>
      </w:r>
    </w:p>
    <w:p w14:paraId="33B90F62" w14:textId="77777777" w:rsidR="00694E89" w:rsidRDefault="001438C8">
      <w:pPr>
        <w:numPr>
          <w:ilvl w:val="0"/>
          <w:numId w:val="50"/>
        </w:numPr>
        <w:spacing w:after="211" w:line="396" w:lineRule="auto"/>
        <w:ind w:right="1208" w:hanging="455"/>
      </w:pPr>
      <w:r w:rsidRPr="00A02A36">
        <w:rPr>
          <w:lang w:val="en-US"/>
        </w:rPr>
        <w:t xml:space="preserve">of the pathologic gleason score to inform a personalized management </w:t>
      </w:r>
      <w:r w:rsidRPr="00A02A36">
        <w:rPr>
          <w:rFonts w:ascii="Calibri" w:eastAsia="Calibri" w:hAnsi="Calibri" w:cs="Calibri"/>
          <w:sz w:val="12"/>
          <w:lang w:val="en-US"/>
        </w:rPr>
        <w:t xml:space="preserve">427 </w:t>
      </w:r>
      <w:r w:rsidRPr="00A02A36">
        <w:rPr>
          <w:lang w:val="en-US"/>
        </w:rPr>
        <w:t xml:space="preserve">program for prostate cancer. </w:t>
      </w:r>
      <w:r>
        <w:rPr>
          <w:i/>
        </w:rPr>
        <w:t xml:space="preserve">European urology </w:t>
      </w:r>
      <w:r>
        <w:t>2017;72(1):135–41.</w:t>
      </w:r>
    </w:p>
    <w:p w14:paraId="5D8FEE81" w14:textId="77777777" w:rsidR="00694E89" w:rsidRPr="00A02A36" w:rsidRDefault="001438C8">
      <w:pPr>
        <w:numPr>
          <w:ilvl w:val="0"/>
          <w:numId w:val="51"/>
        </w:numPr>
        <w:ind w:right="1208" w:hanging="871"/>
        <w:rPr>
          <w:lang w:val="en-US"/>
        </w:rPr>
      </w:pPr>
      <w:r w:rsidRPr="00A02A36">
        <w:rPr>
          <w:lang w:val="en-US"/>
        </w:rPr>
        <w:t>14. Rizopoulos D. Joint Models for Longitudinal and Time-to-Event Data:</w:t>
      </w:r>
    </w:p>
    <w:p w14:paraId="75BDA4C6" w14:textId="77777777" w:rsidR="00694E89" w:rsidRDefault="001438C8">
      <w:pPr>
        <w:numPr>
          <w:ilvl w:val="0"/>
          <w:numId w:val="51"/>
        </w:numPr>
        <w:spacing w:after="354"/>
        <w:ind w:right="1208" w:hanging="871"/>
      </w:pPr>
      <w:r w:rsidRPr="00A02A36">
        <w:rPr>
          <w:lang w:val="en-US"/>
        </w:rPr>
        <w:t xml:space="preserve">With Applications in R. CRC Press; 2012. </w:t>
      </w:r>
      <w:r>
        <w:t>ISBN 9781439872864.</w:t>
      </w:r>
    </w:p>
    <w:p w14:paraId="07673EF0" w14:textId="77777777" w:rsidR="00694E89" w:rsidRDefault="001438C8">
      <w:pPr>
        <w:numPr>
          <w:ilvl w:val="0"/>
          <w:numId w:val="51"/>
        </w:numPr>
        <w:spacing w:after="197" w:line="408" w:lineRule="auto"/>
        <w:ind w:right="1208" w:hanging="871"/>
      </w:pPr>
      <w:r>
        <w:lastRenderedPageBreak/>
        <w:t xml:space="preserve">15. Laird NM, Ware JH, et al. </w:t>
      </w:r>
      <w:r w:rsidRPr="00A02A36">
        <w:rPr>
          <w:lang w:val="en-US"/>
        </w:rPr>
        <w:t xml:space="preserve">Random-effects models for longitudinal data. </w:t>
      </w:r>
      <w:r>
        <w:rPr>
          <w:rFonts w:ascii="Calibri" w:eastAsia="Calibri" w:hAnsi="Calibri" w:cs="Calibri"/>
          <w:sz w:val="12"/>
        </w:rPr>
        <w:t xml:space="preserve">431 </w:t>
      </w:r>
      <w:r>
        <w:rPr>
          <w:i/>
        </w:rPr>
        <w:t xml:space="preserve">Biometrics </w:t>
      </w:r>
      <w:r>
        <w:t>1982;38(4):963–74.</w:t>
      </w:r>
    </w:p>
    <w:p w14:paraId="1EE62C2B" w14:textId="77777777" w:rsidR="00694E89" w:rsidRPr="00A02A36" w:rsidRDefault="001438C8">
      <w:pPr>
        <w:numPr>
          <w:ilvl w:val="0"/>
          <w:numId w:val="52"/>
        </w:numPr>
        <w:ind w:right="1208" w:hanging="871"/>
        <w:rPr>
          <w:lang w:val="en-US"/>
        </w:rPr>
      </w:pPr>
      <w:r w:rsidRPr="00A02A36">
        <w:rPr>
          <w:lang w:val="en-US"/>
        </w:rPr>
        <w:t>16. Vickers AJ, Savage C, O’Brien MF, Lilja H. Systematic review of pre-</w:t>
      </w:r>
    </w:p>
    <w:p w14:paraId="7F394330" w14:textId="77777777" w:rsidR="00694E89" w:rsidRPr="00A02A36" w:rsidRDefault="001438C8">
      <w:pPr>
        <w:numPr>
          <w:ilvl w:val="0"/>
          <w:numId w:val="52"/>
        </w:numPr>
        <w:spacing w:after="154"/>
        <w:ind w:right="1208" w:hanging="871"/>
        <w:rPr>
          <w:lang w:val="en-US"/>
        </w:rPr>
      </w:pPr>
      <w:r w:rsidRPr="00A02A36">
        <w:rPr>
          <w:lang w:val="en-US"/>
        </w:rPr>
        <w:t>treatment prostate-specific antigen velocity and doubling time as pre-</w:t>
      </w:r>
    </w:p>
    <w:p w14:paraId="52D372E9" w14:textId="77777777" w:rsidR="00694E89" w:rsidRPr="00A02A36" w:rsidRDefault="001438C8">
      <w:pPr>
        <w:numPr>
          <w:ilvl w:val="0"/>
          <w:numId w:val="52"/>
        </w:numPr>
        <w:spacing w:after="365"/>
        <w:ind w:right="1208" w:hanging="871"/>
        <w:rPr>
          <w:lang w:val="en-US"/>
        </w:rPr>
      </w:pPr>
      <w:r w:rsidRPr="00A02A36">
        <w:rPr>
          <w:lang w:val="en-US"/>
        </w:rPr>
        <w:t xml:space="preserve">dictors for prostate cancer. </w:t>
      </w:r>
      <w:r w:rsidRPr="00A02A36">
        <w:rPr>
          <w:i/>
          <w:lang w:val="en-US"/>
        </w:rPr>
        <w:t xml:space="preserve">Journal of Clinical Oncology </w:t>
      </w:r>
      <w:r w:rsidRPr="00A02A36">
        <w:rPr>
          <w:lang w:val="en-US"/>
        </w:rPr>
        <w:t>2009;27(3):398.</w:t>
      </w:r>
    </w:p>
    <w:p w14:paraId="14EC32D5" w14:textId="77777777" w:rsidR="00694E89" w:rsidRPr="00A02A36" w:rsidRDefault="001438C8">
      <w:pPr>
        <w:numPr>
          <w:ilvl w:val="0"/>
          <w:numId w:val="52"/>
        </w:numPr>
        <w:spacing w:after="166"/>
        <w:ind w:right="1208" w:hanging="871"/>
        <w:rPr>
          <w:lang w:val="en-US"/>
        </w:rPr>
      </w:pPr>
      <w:r w:rsidRPr="00A02A36">
        <w:rPr>
          <w:lang w:val="en-US"/>
        </w:rPr>
        <w:t>17. Rizopoulos D. The R package JMbayes for fitting joint models for lon-</w:t>
      </w:r>
    </w:p>
    <w:p w14:paraId="4466D538" w14:textId="77777777" w:rsidR="00694E89" w:rsidRDefault="001438C8">
      <w:pPr>
        <w:numPr>
          <w:ilvl w:val="0"/>
          <w:numId w:val="52"/>
        </w:numPr>
        <w:spacing w:after="196" w:line="409" w:lineRule="auto"/>
        <w:ind w:right="1208" w:hanging="871"/>
      </w:pPr>
      <w:r w:rsidRPr="00A02A36">
        <w:rPr>
          <w:lang w:val="en-US"/>
        </w:rPr>
        <w:t xml:space="preserve">gitudinal and time-to-event data using MCMC. </w:t>
      </w:r>
      <w:r>
        <w:rPr>
          <w:i/>
        </w:rPr>
        <w:t xml:space="preserve">Journal of Statistical </w:t>
      </w:r>
      <w:r>
        <w:rPr>
          <w:rFonts w:ascii="Calibri" w:eastAsia="Calibri" w:hAnsi="Calibri" w:cs="Calibri"/>
          <w:sz w:val="12"/>
        </w:rPr>
        <w:t xml:space="preserve">437 </w:t>
      </w:r>
      <w:r>
        <w:rPr>
          <w:i/>
        </w:rPr>
        <w:t xml:space="preserve">Software </w:t>
      </w:r>
      <w:r>
        <w:t>2016;72(7):1–46.</w:t>
      </w:r>
    </w:p>
    <w:p w14:paraId="380E95E4" w14:textId="77777777" w:rsidR="00694E89" w:rsidRDefault="001438C8">
      <w:pPr>
        <w:numPr>
          <w:ilvl w:val="0"/>
          <w:numId w:val="53"/>
        </w:numPr>
        <w:ind w:right="1208" w:hanging="871"/>
      </w:pPr>
      <w:r>
        <w:t>18. Bruinsma SM, Zhang L, Roobol MJ, Bangma CH, Steyerberg EW,</w:t>
      </w:r>
    </w:p>
    <w:p w14:paraId="22992FC9" w14:textId="77777777" w:rsidR="00694E89" w:rsidRDefault="001438C8">
      <w:pPr>
        <w:numPr>
          <w:ilvl w:val="0"/>
          <w:numId w:val="53"/>
        </w:numPr>
        <w:ind w:right="1208" w:hanging="871"/>
      </w:pPr>
      <w:r>
        <w:t>Nieboer D, Van Hemelrijck M, consortium MFGAPPCASG, Trock B,</w:t>
      </w:r>
    </w:p>
    <w:p w14:paraId="69CAF155" w14:textId="77777777" w:rsidR="00694E89" w:rsidRPr="00A02A36" w:rsidRDefault="001438C8">
      <w:pPr>
        <w:numPr>
          <w:ilvl w:val="0"/>
          <w:numId w:val="53"/>
        </w:numPr>
        <w:ind w:right="1208" w:hanging="871"/>
        <w:rPr>
          <w:lang w:val="en-US"/>
        </w:rPr>
      </w:pPr>
      <w:r w:rsidRPr="00A02A36">
        <w:rPr>
          <w:lang w:val="en-US"/>
        </w:rPr>
        <w:t>Ehdaie B, et al. The movember foundation’s gap3 cohort: a profile of</w:t>
      </w:r>
    </w:p>
    <w:p w14:paraId="29993660" w14:textId="77777777" w:rsidR="00694E89" w:rsidRDefault="001438C8">
      <w:pPr>
        <w:numPr>
          <w:ilvl w:val="0"/>
          <w:numId w:val="53"/>
        </w:numPr>
        <w:spacing w:after="210" w:line="397" w:lineRule="auto"/>
        <w:ind w:right="1208" w:hanging="871"/>
      </w:pPr>
      <w:r w:rsidRPr="00A02A36">
        <w:rPr>
          <w:lang w:val="en-US"/>
        </w:rPr>
        <w:t xml:space="preserve">the largest global prostate cancer active surveillance database to date. </w:t>
      </w:r>
      <w:r>
        <w:rPr>
          <w:rFonts w:ascii="Calibri" w:eastAsia="Calibri" w:hAnsi="Calibri" w:cs="Calibri"/>
          <w:sz w:val="12"/>
        </w:rPr>
        <w:t xml:space="preserve">442 </w:t>
      </w:r>
      <w:r>
        <w:rPr>
          <w:i/>
        </w:rPr>
        <w:t xml:space="preserve">BJU international </w:t>
      </w:r>
      <w:r>
        <w:t>2018;121(5):737–44.</w:t>
      </w:r>
    </w:p>
    <w:p w14:paraId="75C7DB4F" w14:textId="77777777" w:rsidR="00694E89" w:rsidRDefault="001438C8">
      <w:pPr>
        <w:spacing w:after="210" w:line="396" w:lineRule="auto"/>
        <w:ind w:left="-5" w:right="1208"/>
      </w:pPr>
      <w:r w:rsidRPr="00A02A36">
        <w:rPr>
          <w:rFonts w:ascii="Calibri" w:eastAsia="Calibri" w:hAnsi="Calibri" w:cs="Calibri"/>
          <w:sz w:val="12"/>
          <w:lang w:val="en-US"/>
        </w:rPr>
        <w:t>443</w:t>
      </w:r>
      <w:r w:rsidRPr="00A02A36">
        <w:rPr>
          <w:rFonts w:ascii="Calibri" w:eastAsia="Calibri" w:hAnsi="Calibri" w:cs="Calibri"/>
          <w:sz w:val="12"/>
          <w:lang w:val="en-US"/>
        </w:rPr>
        <w:tab/>
      </w:r>
      <w:r w:rsidRPr="00A02A36">
        <w:rPr>
          <w:lang w:val="en-US"/>
        </w:rPr>
        <w:t xml:space="preserve">19. Rizopoulos D, Molenberghs G, Lesaffre EM. Dynamic predictions with </w:t>
      </w:r>
      <w:r w:rsidRPr="00A02A36">
        <w:rPr>
          <w:rFonts w:ascii="Calibri" w:eastAsia="Calibri" w:hAnsi="Calibri" w:cs="Calibri"/>
          <w:sz w:val="12"/>
          <w:lang w:val="en-US"/>
        </w:rPr>
        <w:t xml:space="preserve">444 </w:t>
      </w:r>
      <w:r w:rsidRPr="00A02A36">
        <w:rPr>
          <w:lang w:val="en-US"/>
        </w:rPr>
        <w:t xml:space="preserve">time-dependent covariates in survival analysis using joint modeling and </w:t>
      </w:r>
      <w:r w:rsidRPr="00A02A36">
        <w:rPr>
          <w:rFonts w:ascii="Calibri" w:eastAsia="Calibri" w:hAnsi="Calibri" w:cs="Calibri"/>
          <w:sz w:val="12"/>
          <w:lang w:val="en-US"/>
        </w:rPr>
        <w:t xml:space="preserve">445 </w:t>
      </w:r>
      <w:r w:rsidRPr="00A02A36">
        <w:rPr>
          <w:lang w:val="en-US"/>
        </w:rPr>
        <w:t xml:space="preserve">landmarking. </w:t>
      </w:r>
      <w:r>
        <w:rPr>
          <w:i/>
        </w:rPr>
        <w:t xml:space="preserve">Biometrical Journal </w:t>
      </w:r>
      <w:r>
        <w:t>2017;59(6):1261–76.</w:t>
      </w:r>
    </w:p>
    <w:p w14:paraId="0F356F1F" w14:textId="77777777" w:rsidR="00694E89" w:rsidRPr="00A02A36" w:rsidRDefault="001438C8">
      <w:pPr>
        <w:numPr>
          <w:ilvl w:val="0"/>
          <w:numId w:val="54"/>
        </w:numPr>
        <w:spacing w:after="166"/>
        <w:ind w:right="1208" w:hanging="455"/>
        <w:rPr>
          <w:lang w:val="en-US"/>
        </w:rPr>
      </w:pPr>
      <w:r w:rsidRPr="00A02A36">
        <w:rPr>
          <w:lang w:val="en-US"/>
        </w:rPr>
        <w:t>20. Royston P, Altman DG.</w:t>
      </w:r>
      <w:r w:rsidRPr="00A02A36">
        <w:rPr>
          <w:lang w:val="en-US"/>
        </w:rPr>
        <w:tab/>
        <w:t>External validation of a cox prognostic</w:t>
      </w:r>
    </w:p>
    <w:p w14:paraId="0FF4B0D6" w14:textId="77777777" w:rsidR="00694E89" w:rsidRPr="00A02A36" w:rsidRDefault="001438C8">
      <w:pPr>
        <w:numPr>
          <w:ilvl w:val="0"/>
          <w:numId w:val="54"/>
        </w:numPr>
        <w:spacing w:after="211" w:line="387" w:lineRule="auto"/>
        <w:ind w:right="1208" w:hanging="455"/>
        <w:rPr>
          <w:lang w:val="en-US"/>
        </w:rPr>
      </w:pPr>
      <w:r w:rsidRPr="00A02A36">
        <w:rPr>
          <w:lang w:val="en-US"/>
        </w:rPr>
        <w:t xml:space="preserve">model: principles and methods. </w:t>
      </w:r>
      <w:r w:rsidRPr="00A02A36">
        <w:rPr>
          <w:i/>
          <w:lang w:val="en-US"/>
        </w:rPr>
        <w:t xml:space="preserve">BMC medical research methodology </w:t>
      </w:r>
      <w:r w:rsidRPr="00A02A36">
        <w:rPr>
          <w:rFonts w:ascii="Calibri" w:eastAsia="Calibri" w:hAnsi="Calibri" w:cs="Calibri"/>
          <w:sz w:val="12"/>
          <w:lang w:val="en-US"/>
        </w:rPr>
        <w:t xml:space="preserve">448 </w:t>
      </w:r>
      <w:r w:rsidRPr="00A02A36">
        <w:rPr>
          <w:lang w:val="en-US"/>
        </w:rPr>
        <w:t>2013;13(1):33.</w:t>
      </w:r>
    </w:p>
    <w:p w14:paraId="3930BA8A" w14:textId="77777777" w:rsidR="00694E89" w:rsidRPr="00A02A36" w:rsidRDefault="001438C8">
      <w:pPr>
        <w:numPr>
          <w:ilvl w:val="0"/>
          <w:numId w:val="55"/>
        </w:numPr>
        <w:ind w:right="1208" w:hanging="871"/>
        <w:rPr>
          <w:lang w:val="en-US"/>
        </w:rPr>
      </w:pPr>
      <w:r w:rsidRPr="00A02A36">
        <w:rPr>
          <w:lang w:val="en-US"/>
        </w:rPr>
        <w:t>21. Steyerberg EW, Vickers AJ, Cook NR, Gerds T, Gonen M, Obuchowski</w:t>
      </w:r>
    </w:p>
    <w:p w14:paraId="1D710DD6" w14:textId="77777777" w:rsidR="00694E89" w:rsidRDefault="001438C8">
      <w:pPr>
        <w:numPr>
          <w:ilvl w:val="0"/>
          <w:numId w:val="55"/>
        </w:numPr>
        <w:spacing w:after="154"/>
        <w:ind w:right="1208" w:hanging="871"/>
      </w:pPr>
      <w:r w:rsidRPr="00A02A36">
        <w:rPr>
          <w:lang w:val="en-US"/>
        </w:rPr>
        <w:t xml:space="preserve">N, Pencina MJ, Kattan MW. </w:t>
      </w:r>
      <w:r>
        <w:t>Assessing the performance of prediction</w:t>
      </w:r>
    </w:p>
    <w:p w14:paraId="152C8C15" w14:textId="77777777" w:rsidR="00694E89" w:rsidRDefault="001438C8">
      <w:pPr>
        <w:numPr>
          <w:ilvl w:val="0"/>
          <w:numId w:val="55"/>
        </w:numPr>
        <w:spacing w:after="198" w:line="407" w:lineRule="auto"/>
        <w:ind w:right="1208" w:hanging="871"/>
      </w:pPr>
      <w:r w:rsidRPr="00A02A36">
        <w:rPr>
          <w:lang w:val="en-US"/>
        </w:rPr>
        <w:lastRenderedPageBreak/>
        <w:t xml:space="preserve">models: a framework for some traditional and novel measures. </w:t>
      </w:r>
      <w:r>
        <w:rPr>
          <w:i/>
        </w:rPr>
        <w:t>Epidemi</w:t>
      </w:r>
      <w:r>
        <w:rPr>
          <w:rFonts w:ascii="Calibri" w:eastAsia="Calibri" w:hAnsi="Calibri" w:cs="Calibri"/>
          <w:sz w:val="12"/>
        </w:rPr>
        <w:t xml:space="preserve">452 </w:t>
      </w:r>
      <w:r>
        <w:rPr>
          <w:i/>
        </w:rPr>
        <w:t xml:space="preserve">ology (Cambridge, Mass) </w:t>
      </w:r>
      <w:r>
        <w:t>2010;21(1):128.</w:t>
      </w:r>
    </w:p>
    <w:p w14:paraId="6906C417" w14:textId="77777777" w:rsidR="00694E89" w:rsidRPr="00A02A36" w:rsidRDefault="001438C8">
      <w:pPr>
        <w:numPr>
          <w:ilvl w:val="0"/>
          <w:numId w:val="56"/>
        </w:numPr>
        <w:spacing w:after="166"/>
        <w:ind w:right="1120" w:hanging="455"/>
        <w:jc w:val="left"/>
        <w:rPr>
          <w:lang w:val="en-US"/>
        </w:rPr>
      </w:pPr>
      <w:r w:rsidRPr="00A02A36">
        <w:rPr>
          <w:lang w:val="en-US"/>
        </w:rPr>
        <w:t>22. Turnbull BW.</w:t>
      </w:r>
      <w:r w:rsidRPr="00A02A36">
        <w:rPr>
          <w:lang w:val="en-US"/>
        </w:rPr>
        <w:tab/>
        <w:t>The empirical distribution function with arbitrarily</w:t>
      </w:r>
    </w:p>
    <w:p w14:paraId="439D849E" w14:textId="77777777" w:rsidR="00694E89" w:rsidRPr="00A02A36" w:rsidRDefault="001438C8">
      <w:pPr>
        <w:numPr>
          <w:ilvl w:val="0"/>
          <w:numId w:val="56"/>
        </w:numPr>
        <w:spacing w:after="183" w:line="406" w:lineRule="auto"/>
        <w:ind w:right="1120" w:hanging="455"/>
        <w:jc w:val="left"/>
        <w:rPr>
          <w:lang w:val="en-US"/>
        </w:rPr>
      </w:pPr>
      <w:r w:rsidRPr="00A02A36">
        <w:rPr>
          <w:lang w:val="en-US"/>
        </w:rPr>
        <w:t xml:space="preserve">grouped, censored and truncated data. </w:t>
      </w:r>
      <w:r w:rsidRPr="00A02A36">
        <w:rPr>
          <w:i/>
          <w:lang w:val="en-US"/>
        </w:rPr>
        <w:t>Journal of the Royal Statisti</w:t>
      </w:r>
      <w:r w:rsidRPr="00A02A36">
        <w:rPr>
          <w:rFonts w:ascii="Calibri" w:eastAsia="Calibri" w:hAnsi="Calibri" w:cs="Calibri"/>
          <w:sz w:val="12"/>
          <w:lang w:val="en-US"/>
        </w:rPr>
        <w:t xml:space="preserve">455 </w:t>
      </w:r>
      <w:r w:rsidRPr="00A02A36">
        <w:rPr>
          <w:i/>
          <w:lang w:val="en-US"/>
        </w:rPr>
        <w:t xml:space="preserve">cal Society Series B (Methodological) </w:t>
      </w:r>
      <w:r w:rsidRPr="00A02A36">
        <w:rPr>
          <w:lang w:val="en-US"/>
        </w:rPr>
        <w:t>1976;38(3):290–5.</w:t>
      </w:r>
    </w:p>
    <w:p w14:paraId="0CF56836" w14:textId="77777777" w:rsidR="00694E89" w:rsidRPr="00A02A36" w:rsidRDefault="001438C8">
      <w:pPr>
        <w:numPr>
          <w:ilvl w:val="0"/>
          <w:numId w:val="57"/>
        </w:numPr>
        <w:spacing w:after="166"/>
        <w:ind w:right="1208" w:hanging="871"/>
        <w:rPr>
          <w:lang w:val="en-US"/>
        </w:rPr>
      </w:pPr>
      <w:r w:rsidRPr="00A02A36">
        <w:rPr>
          <w:lang w:val="en-US"/>
        </w:rPr>
        <w:t>23. Ankerst DP, Xia J, Thompson Jr IM, Hoefler J, Newcomb LF, Brooks</w:t>
      </w:r>
    </w:p>
    <w:p w14:paraId="3DAB85AE" w14:textId="77777777" w:rsidR="00694E89" w:rsidRDefault="001438C8">
      <w:pPr>
        <w:numPr>
          <w:ilvl w:val="0"/>
          <w:numId w:val="57"/>
        </w:numPr>
        <w:ind w:right="1208" w:hanging="871"/>
      </w:pPr>
      <w:r w:rsidRPr="00A02A36">
        <w:rPr>
          <w:lang w:val="en-US"/>
        </w:rPr>
        <w:t>JD, Carroll PR, Ellis WJ, Gleave ME, Lance RS, et al.</w:t>
      </w:r>
      <w:r w:rsidRPr="00A02A36">
        <w:rPr>
          <w:lang w:val="en-US"/>
        </w:rPr>
        <w:tab/>
      </w:r>
      <w:r>
        <w:t>Precision</w:t>
      </w:r>
    </w:p>
    <w:p w14:paraId="78344889" w14:textId="77777777" w:rsidR="00694E89" w:rsidRPr="00A02A36" w:rsidRDefault="001438C8">
      <w:pPr>
        <w:numPr>
          <w:ilvl w:val="0"/>
          <w:numId w:val="57"/>
        </w:numPr>
        <w:ind w:right="1208" w:hanging="871"/>
        <w:rPr>
          <w:lang w:val="en-US"/>
        </w:rPr>
      </w:pPr>
      <w:r w:rsidRPr="00A02A36">
        <w:rPr>
          <w:lang w:val="en-US"/>
        </w:rPr>
        <w:t>medicine in active surveillance for prostate cancer: development of the</w:t>
      </w:r>
    </w:p>
    <w:p w14:paraId="08CFB84B" w14:textId="77777777" w:rsidR="00694E89" w:rsidRDefault="001438C8">
      <w:pPr>
        <w:numPr>
          <w:ilvl w:val="0"/>
          <w:numId w:val="57"/>
        </w:numPr>
        <w:spacing w:after="210" w:line="396" w:lineRule="auto"/>
        <w:ind w:right="1208" w:hanging="871"/>
      </w:pPr>
      <w:r w:rsidRPr="00A02A36">
        <w:rPr>
          <w:lang w:val="en-US"/>
        </w:rPr>
        <w:t xml:space="preserve">canary–early detection research network active surveillance biopsy risk </w:t>
      </w:r>
      <w:r w:rsidRPr="00A02A36">
        <w:rPr>
          <w:rFonts w:ascii="Calibri" w:eastAsia="Calibri" w:hAnsi="Calibri" w:cs="Calibri"/>
          <w:sz w:val="12"/>
          <w:lang w:val="en-US"/>
        </w:rPr>
        <w:t xml:space="preserve">460 </w:t>
      </w:r>
      <w:r w:rsidRPr="00A02A36">
        <w:rPr>
          <w:lang w:val="en-US"/>
        </w:rPr>
        <w:t xml:space="preserve">calculator. </w:t>
      </w:r>
      <w:r>
        <w:rPr>
          <w:i/>
        </w:rPr>
        <w:t xml:space="preserve">European urology </w:t>
      </w:r>
      <w:r>
        <w:t>2015;68(6):1083–8.</w:t>
      </w:r>
    </w:p>
    <w:p w14:paraId="23DDC6ED" w14:textId="77777777" w:rsidR="00694E89" w:rsidRPr="00A02A36" w:rsidRDefault="001438C8">
      <w:pPr>
        <w:numPr>
          <w:ilvl w:val="0"/>
          <w:numId w:val="58"/>
        </w:numPr>
        <w:spacing w:after="166"/>
        <w:ind w:right="1208" w:hanging="871"/>
        <w:rPr>
          <w:lang w:val="en-US"/>
        </w:rPr>
      </w:pPr>
      <w:r w:rsidRPr="00A02A36">
        <w:rPr>
          <w:lang w:val="en-US"/>
        </w:rPr>
        <w:t>24. Balasubramanian R, Lagakos SW. Estimation of a failure time distribu-</w:t>
      </w:r>
    </w:p>
    <w:p w14:paraId="0E2535FC" w14:textId="77777777" w:rsidR="00694E89" w:rsidRDefault="001438C8">
      <w:pPr>
        <w:numPr>
          <w:ilvl w:val="0"/>
          <w:numId w:val="58"/>
        </w:numPr>
        <w:ind w:right="1208" w:hanging="871"/>
      </w:pPr>
      <w:r w:rsidRPr="00A02A36">
        <w:rPr>
          <w:lang w:val="en-US"/>
        </w:rPr>
        <w:t xml:space="preserve">tion based on imperfect diagnostic tests. </w:t>
      </w:r>
      <w:r>
        <w:rPr>
          <w:i/>
        </w:rPr>
        <w:t xml:space="preserve">Biometrika </w:t>
      </w:r>
      <w:r>
        <w:t>2003;90(1):171–82.</w:t>
      </w:r>
    </w:p>
    <w:sectPr w:rsidR="00694E89">
      <w:headerReference w:type="even" r:id="rId14"/>
      <w:headerReference w:type="default" r:id="rId15"/>
      <w:headerReference w:type="first" r:id="rId16"/>
      <w:pgSz w:w="12240" w:h="15840"/>
      <w:pgMar w:top="2516" w:right="1029" w:bottom="1759" w:left="1827" w:header="708" w:footer="708"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4" w:author="M.J. Roobol - Bouts" w:date="2019-12-05T13:04:00Z" w:initials="MR-B">
    <w:p w14:paraId="54733CAA" w14:textId="77777777" w:rsidR="006064AD" w:rsidRPr="000F5D24" w:rsidRDefault="006064AD">
      <w:pPr>
        <w:pStyle w:val="CommentText"/>
        <w:rPr>
          <w:lang w:val="en-US"/>
        </w:rPr>
      </w:pPr>
      <w:r>
        <w:rPr>
          <w:rStyle w:val="CommentReference"/>
        </w:rPr>
        <w:annotationRef/>
      </w:r>
      <w:r w:rsidRPr="000F5D24">
        <w:rPr>
          <w:lang w:val="en-US"/>
        </w:rPr>
        <w:t xml:space="preserve">See remark Jozien about semantics </w:t>
      </w:r>
    </w:p>
  </w:comment>
  <w:comment w:id="119" w:author="Anders Bjartell" w:date="2019-12-09T00:16:00Z" w:initials="AB">
    <w:p w14:paraId="46EEA3B5" w14:textId="2F0F9F57" w:rsidR="006064AD" w:rsidRPr="000F5D24" w:rsidRDefault="006064AD">
      <w:pPr>
        <w:pStyle w:val="CommentText"/>
        <w:rPr>
          <w:lang w:val="en-US"/>
        </w:rPr>
      </w:pPr>
      <w:r>
        <w:rPr>
          <w:rStyle w:val="CommentReference"/>
        </w:rPr>
        <w:annotationRef/>
      </w:r>
      <w:r w:rsidRPr="000F5D24">
        <w:rPr>
          <w:lang w:val="en-US"/>
        </w:rPr>
        <w:t>Plese remove Figures form the text mass and put them separately after references</w:t>
      </w:r>
    </w:p>
  </w:comment>
  <w:comment w:id="132" w:author="M.J. Roobol - Bouts" w:date="2019-12-05T12:43:00Z" w:initials="MR-B">
    <w:p w14:paraId="63EB15EE" w14:textId="77777777" w:rsidR="006064AD" w:rsidRDefault="006064AD">
      <w:pPr>
        <w:pStyle w:val="CommentText"/>
        <w:rPr>
          <w:lang w:val="en-US"/>
        </w:rPr>
      </w:pPr>
      <w:r>
        <w:rPr>
          <w:rStyle w:val="CommentReference"/>
        </w:rPr>
        <w:annotationRef/>
      </w:r>
      <w:r w:rsidRPr="004536EF">
        <w:rPr>
          <w:lang w:val="en-US"/>
        </w:rPr>
        <w:t>I think the goal of this work is to develop a mo</w:t>
      </w:r>
      <w:r>
        <w:rPr>
          <w:lang w:val="en-US"/>
        </w:rPr>
        <w:t>del that provides reliable individual risk estimates on upgrading and provide consequences of opting for an individualized approach versus the standard fixed protocol.</w:t>
      </w:r>
    </w:p>
    <w:p w14:paraId="4CB532F0" w14:textId="77777777" w:rsidR="006064AD" w:rsidRDefault="006064AD">
      <w:pPr>
        <w:pStyle w:val="CommentText"/>
        <w:rPr>
          <w:lang w:val="en-US"/>
        </w:rPr>
      </w:pPr>
    </w:p>
    <w:p w14:paraId="5E6FF51B" w14:textId="77777777" w:rsidR="006064AD" w:rsidRPr="004536EF" w:rsidRDefault="006064AD">
      <w:pPr>
        <w:pStyle w:val="CommentText"/>
        <w:rPr>
          <w:lang w:val="en-US"/>
        </w:rPr>
      </w:pPr>
      <w:r>
        <w:rPr>
          <w:lang w:val="en-US"/>
        </w:rPr>
        <w:t>That you create a web application is nice, but not the main goal.</w:t>
      </w:r>
    </w:p>
  </w:comment>
  <w:comment w:id="133" w:author="M.J. Roobol - Bouts" w:date="2019-12-05T12:46:00Z" w:initials="MR-B">
    <w:p w14:paraId="081AF76F" w14:textId="77777777" w:rsidR="006064AD" w:rsidRPr="004536EF" w:rsidRDefault="006064AD">
      <w:pPr>
        <w:pStyle w:val="CommentText"/>
        <w:rPr>
          <w:lang w:val="en-US"/>
        </w:rPr>
      </w:pPr>
      <w:r>
        <w:rPr>
          <w:rStyle w:val="CommentReference"/>
        </w:rPr>
        <w:annotationRef/>
      </w:r>
      <w:r w:rsidRPr="004536EF">
        <w:rPr>
          <w:lang w:val="en-US"/>
        </w:rPr>
        <w:t xml:space="preserve">Strange expression? Reach a large number of patients? </w:t>
      </w:r>
      <w:r>
        <w:rPr>
          <w:lang w:val="en-US"/>
        </w:rPr>
        <w:t xml:space="preserve">In order to develop a robust, generalizable  model we used the world’s largest… </w:t>
      </w:r>
    </w:p>
  </w:comment>
  <w:comment w:id="141" w:author="Anders Bjartell" w:date="2019-12-09T00:18:00Z" w:initials="AB">
    <w:p w14:paraId="004FBFDC" w14:textId="621CAC12" w:rsidR="006064AD" w:rsidRPr="000F5D24" w:rsidRDefault="006064AD">
      <w:pPr>
        <w:pStyle w:val="CommentText"/>
        <w:rPr>
          <w:lang w:val="en-US"/>
        </w:rPr>
      </w:pPr>
      <w:r>
        <w:rPr>
          <w:rStyle w:val="CommentReference"/>
        </w:rPr>
        <w:annotationRef/>
      </w:r>
      <w:r w:rsidRPr="000F5D24">
        <w:rPr>
          <w:lang w:val="en-US"/>
        </w:rPr>
        <w:t>Please move the Table to after References</w:t>
      </w:r>
    </w:p>
  </w:comment>
  <w:comment w:id="142" w:author="M.J. Roobol - Bouts" w:date="2019-12-05T12:48:00Z" w:initials="MR-B">
    <w:p w14:paraId="0D932303" w14:textId="77777777" w:rsidR="006064AD" w:rsidRPr="000F5D24" w:rsidRDefault="006064AD">
      <w:pPr>
        <w:pStyle w:val="CommentText"/>
        <w:rPr>
          <w:lang w:val="en-US"/>
        </w:rPr>
      </w:pPr>
      <w:r>
        <w:rPr>
          <w:rStyle w:val="CommentReference"/>
        </w:rPr>
        <w:annotationRef/>
      </w:r>
      <w:r w:rsidRPr="000F5D24">
        <w:rPr>
          <w:lang w:val="en-US"/>
        </w:rPr>
        <w:t>Aimed to develop</w:t>
      </w:r>
    </w:p>
  </w:comment>
  <w:comment w:id="150" w:author="M.J. Roobol - Bouts" w:date="2019-12-05T12:51:00Z" w:initials="MR-B">
    <w:p w14:paraId="60B2DAB7" w14:textId="77777777" w:rsidR="006064AD" w:rsidRPr="00075D89" w:rsidRDefault="006064AD">
      <w:pPr>
        <w:pStyle w:val="CommentText"/>
        <w:rPr>
          <w:lang w:val="en-US"/>
        </w:rPr>
      </w:pPr>
      <w:r>
        <w:rPr>
          <w:rStyle w:val="CommentReference"/>
        </w:rPr>
        <w:annotationRef/>
      </w:r>
      <w:r w:rsidRPr="00075D89">
        <w:rPr>
          <w:lang w:val="en-US"/>
        </w:rPr>
        <w:t xml:space="preserve">This is results, correct? Results of developing the model. </w:t>
      </w:r>
      <w:r>
        <w:rPr>
          <w:lang w:val="en-US"/>
        </w:rPr>
        <w:t>Please add this in results section.</w:t>
      </w:r>
    </w:p>
  </w:comment>
  <w:comment w:id="166" w:author="M.J. Roobol - Bouts" w:date="2019-12-05T12:55:00Z" w:initials="MR-B">
    <w:p w14:paraId="487D9A43" w14:textId="77777777" w:rsidR="006064AD" w:rsidRPr="000F5D24" w:rsidRDefault="006064AD">
      <w:pPr>
        <w:pStyle w:val="CommentText"/>
        <w:rPr>
          <w:lang w:val="en-US"/>
        </w:rPr>
      </w:pPr>
      <w:r>
        <w:rPr>
          <w:rStyle w:val="CommentReference"/>
        </w:rPr>
        <w:annotationRef/>
      </w:r>
      <w:r w:rsidRPr="000F5D24">
        <w:rPr>
          <w:lang w:val="en-US"/>
        </w:rPr>
        <w:t>This is results agian.</w:t>
      </w:r>
    </w:p>
  </w:comment>
  <w:comment w:id="170" w:author="M.J. Roobol - Bouts" w:date="2019-12-05T12:57:00Z" w:initials="MR-B">
    <w:p w14:paraId="1593D8E1" w14:textId="77777777" w:rsidR="006064AD" w:rsidRPr="00075D89" w:rsidRDefault="006064AD">
      <w:pPr>
        <w:pStyle w:val="CommentText"/>
        <w:rPr>
          <w:lang w:val="en-US"/>
        </w:rPr>
      </w:pPr>
      <w:r>
        <w:rPr>
          <w:rStyle w:val="CommentReference"/>
        </w:rPr>
        <w:annotationRef/>
      </w:r>
      <w:r w:rsidRPr="00075D89">
        <w:rPr>
          <w:lang w:val="en-US"/>
        </w:rPr>
        <w:t xml:space="preserve">First mention overall result and performance… </w:t>
      </w:r>
    </w:p>
  </w:comment>
  <w:comment w:id="176" w:author="M.J. Roobol - Bouts" w:date="2019-12-05T12:57:00Z" w:initials="MR-B">
    <w:p w14:paraId="63F3EFBA" w14:textId="77777777" w:rsidR="006064AD" w:rsidRPr="00075D89" w:rsidRDefault="006064AD">
      <w:pPr>
        <w:pStyle w:val="CommentText"/>
        <w:rPr>
          <w:lang w:val="en-US"/>
        </w:rPr>
      </w:pPr>
      <w:r>
        <w:rPr>
          <w:rStyle w:val="CommentReference"/>
        </w:rPr>
        <w:annotationRef/>
      </w:r>
      <w:r w:rsidRPr="00075D89">
        <w:rPr>
          <w:lang w:val="en-US"/>
        </w:rPr>
        <w:t xml:space="preserve">This is strange. It is based on a large number of patients coming from clinica all over the world. </w:t>
      </w:r>
      <w:r>
        <w:rPr>
          <w:lang w:val="en-US"/>
        </w:rPr>
        <w:t xml:space="preserve"> However, a recalibration to a specific setting is needed , largely depending on the rate of reclassification based on the fixed biopsy schedule followed ???? </w:t>
      </w:r>
    </w:p>
  </w:comment>
  <w:comment w:id="177" w:author="M.J. Roobol - Bouts" w:date="2019-12-05T13:00:00Z" w:initials="MR-B">
    <w:p w14:paraId="2040910F" w14:textId="77777777" w:rsidR="006064AD" w:rsidRPr="000F5D24" w:rsidRDefault="006064AD">
      <w:pPr>
        <w:pStyle w:val="CommentText"/>
        <w:rPr>
          <w:lang w:val="en-US"/>
        </w:rPr>
      </w:pPr>
      <w:r>
        <w:rPr>
          <w:rStyle w:val="CommentReference"/>
        </w:rPr>
        <w:annotationRef/>
      </w:r>
      <w:r w:rsidRPr="000F5D24">
        <w:rPr>
          <w:lang w:val="en-US"/>
        </w:rPr>
        <w:t>Which reference here?</w:t>
      </w:r>
    </w:p>
  </w:comment>
  <w:comment w:id="178" w:author="M.J. Roobol - Bouts" w:date="2019-12-05T13:01:00Z" w:initials="MR-B">
    <w:p w14:paraId="6809A1CC" w14:textId="77777777" w:rsidR="006064AD" w:rsidRPr="00B93610" w:rsidRDefault="006064AD">
      <w:pPr>
        <w:pStyle w:val="CommentText"/>
        <w:rPr>
          <w:lang w:val="en-US"/>
        </w:rPr>
      </w:pPr>
      <w:r>
        <w:rPr>
          <w:rStyle w:val="CommentReference"/>
        </w:rPr>
        <w:annotationRef/>
      </w:r>
      <w:r w:rsidRPr="00B93610">
        <w:rPr>
          <w:lang w:val="en-US"/>
        </w:rPr>
        <w:t xml:space="preserve">Prediction tool presented in a web-based application </w:t>
      </w:r>
    </w:p>
  </w:comment>
  <w:comment w:id="183" w:author="M.J. Roobol - Bouts" w:date="2019-12-05T13:02:00Z" w:initials="MR-B">
    <w:p w14:paraId="5490F589" w14:textId="77777777" w:rsidR="006064AD" w:rsidRPr="00B93610" w:rsidRDefault="006064AD">
      <w:pPr>
        <w:pStyle w:val="CommentText"/>
        <w:rPr>
          <w:lang w:val="en-US"/>
        </w:rPr>
      </w:pPr>
      <w:r>
        <w:rPr>
          <w:rStyle w:val="CommentReference"/>
        </w:rPr>
        <w:annotationRef/>
      </w:r>
      <w:r w:rsidRPr="00B93610">
        <w:rPr>
          <w:lang w:val="en-US"/>
        </w:rPr>
        <w:t xml:space="preserve">Not in conclusion, more a general remarks that calibration to a specific setting is adviasble or something like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4733CAA" w15:done="0"/>
  <w15:commentEx w15:paraId="46EEA3B5" w15:done="0"/>
  <w15:commentEx w15:paraId="5E6FF51B" w15:done="0"/>
  <w15:commentEx w15:paraId="081AF76F" w15:done="0"/>
  <w15:commentEx w15:paraId="004FBFDC" w15:done="0"/>
  <w15:commentEx w15:paraId="0D932303" w15:done="0"/>
  <w15:commentEx w15:paraId="60B2DAB7" w15:done="0"/>
  <w15:commentEx w15:paraId="487D9A43" w15:done="0"/>
  <w15:commentEx w15:paraId="1593D8E1" w15:done="0"/>
  <w15:commentEx w15:paraId="63F3EFBA" w15:done="0"/>
  <w15:commentEx w15:paraId="2040910F" w15:done="0"/>
  <w15:commentEx w15:paraId="6809A1CC" w15:done="0"/>
  <w15:commentEx w15:paraId="5490F58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1C51ED" w14:textId="77777777" w:rsidR="006064AD" w:rsidRDefault="006064AD">
      <w:pPr>
        <w:spacing w:after="0" w:line="240" w:lineRule="auto"/>
      </w:pPr>
      <w:r>
        <w:separator/>
      </w:r>
    </w:p>
  </w:endnote>
  <w:endnote w:type="continuationSeparator" w:id="0">
    <w:p w14:paraId="482C1B49" w14:textId="77777777" w:rsidR="006064AD" w:rsidRDefault="00606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altName w:val="Times New Roman"/>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19584D" w14:textId="77777777" w:rsidR="006064AD" w:rsidRDefault="006064AD">
      <w:pPr>
        <w:spacing w:after="0" w:line="240" w:lineRule="auto"/>
      </w:pPr>
      <w:r>
        <w:separator/>
      </w:r>
    </w:p>
  </w:footnote>
  <w:footnote w:type="continuationSeparator" w:id="0">
    <w:p w14:paraId="31C99814" w14:textId="77777777" w:rsidR="006064AD" w:rsidRDefault="00606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BE889" w14:textId="77777777" w:rsidR="006064AD" w:rsidRDefault="006064AD">
    <w:pPr>
      <w:spacing w:after="0" w:line="259" w:lineRule="auto"/>
      <w:ind w:left="0" w:right="1223" w:firstLine="0"/>
      <w:jc w:val="right"/>
    </w:pPr>
    <w:r>
      <w:fldChar w:fldCharType="begin"/>
    </w:r>
    <w:r>
      <w:instrText xml:space="preserve"> PAGE   \* MERGEFORMAT </w:instrText>
    </w:r>
    <w:r>
      <w:fldChar w:fldCharType="separate"/>
    </w:r>
    <w: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17E413" w14:textId="2D1AAE51" w:rsidR="006064AD" w:rsidRDefault="006064AD">
    <w:pPr>
      <w:spacing w:after="0" w:line="259" w:lineRule="auto"/>
      <w:ind w:left="0" w:right="1223" w:firstLine="0"/>
      <w:jc w:val="right"/>
    </w:pPr>
    <w:r>
      <w:fldChar w:fldCharType="begin"/>
    </w:r>
    <w:r>
      <w:instrText xml:space="preserve"> PAGE   \* MERGEFORMAT </w:instrText>
    </w:r>
    <w:r>
      <w:fldChar w:fldCharType="separate"/>
    </w:r>
    <w:r w:rsidR="000F5D24">
      <w:rPr>
        <w:noProof/>
      </w:rP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519DC" w14:textId="77777777" w:rsidR="006064AD" w:rsidRDefault="006064AD">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7C50"/>
    <w:multiLevelType w:val="hybridMultilevel"/>
    <w:tmpl w:val="BAFCE760"/>
    <w:lvl w:ilvl="0" w:tplc="1362F134">
      <w:start w:val="31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E54E24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C3225A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C1C4FFC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233298D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ABCB07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7A819A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B9A758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646472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 w15:restartNumberingAfterBreak="0">
    <w:nsid w:val="03A2196B"/>
    <w:multiLevelType w:val="hybridMultilevel"/>
    <w:tmpl w:val="C44899C6"/>
    <w:lvl w:ilvl="0" w:tplc="C3DE8F36">
      <w:start w:val="390"/>
      <w:numFmt w:val="decimal"/>
      <w:lvlText w:val="%1"/>
      <w:lvlJc w:val="left"/>
      <w:pPr>
        <w:ind w:left="57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C1A331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A4CDB2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B92C79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113EB73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BAA423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090D94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3826DA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6587BF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 w15:restartNumberingAfterBreak="0">
    <w:nsid w:val="03EF1607"/>
    <w:multiLevelType w:val="hybridMultilevel"/>
    <w:tmpl w:val="8FDC51F6"/>
    <w:lvl w:ilvl="0" w:tplc="E15C3CE8">
      <w:start w:val="137"/>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DCC9C2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892304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AA2344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7E8270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506CF4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5F8DF7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75685C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A542B4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 w15:restartNumberingAfterBreak="0">
    <w:nsid w:val="06F76E47"/>
    <w:multiLevelType w:val="hybridMultilevel"/>
    <w:tmpl w:val="D69CB4E0"/>
    <w:lvl w:ilvl="0" w:tplc="6500285C">
      <w:start w:val="251"/>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F1260F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422F73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F1888E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D68174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976693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19E530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9A98255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4966C0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 w15:restartNumberingAfterBreak="0">
    <w:nsid w:val="0B8523A0"/>
    <w:multiLevelType w:val="hybridMultilevel"/>
    <w:tmpl w:val="F33603D8"/>
    <w:lvl w:ilvl="0" w:tplc="E7FAFD58">
      <w:start w:val="456"/>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BD30820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81F06F1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D8495C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E3CE016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1322D2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0B03ED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946B95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56C951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 w15:restartNumberingAfterBreak="0">
    <w:nsid w:val="0C362BEE"/>
    <w:multiLevelType w:val="hybridMultilevel"/>
    <w:tmpl w:val="214472E8"/>
    <w:lvl w:ilvl="0" w:tplc="A04CECCE">
      <w:start w:val="303"/>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B7CBBF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E260A8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9B0F19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180259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356A96B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B00652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108C0C4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CACAC9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6" w15:restartNumberingAfterBreak="0">
    <w:nsid w:val="0C99084F"/>
    <w:multiLevelType w:val="hybridMultilevel"/>
    <w:tmpl w:val="D8667EC0"/>
    <w:lvl w:ilvl="0" w:tplc="00200872">
      <w:start w:val="23"/>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AC27FA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6102EE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8D52FCE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41EA2B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2A4375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C5C242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01A0B41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74E19B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7" w15:restartNumberingAfterBreak="0">
    <w:nsid w:val="0FAA308B"/>
    <w:multiLevelType w:val="hybridMultilevel"/>
    <w:tmpl w:val="DD7A0A90"/>
    <w:lvl w:ilvl="0" w:tplc="8F728AEC">
      <w:start w:val="453"/>
      <w:numFmt w:val="decimal"/>
      <w:lvlText w:val="%1"/>
      <w:lvlJc w:val="left"/>
      <w:pPr>
        <w:ind w:left="45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4EE8C2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B4246A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241CD37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D36097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5FFE0DA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E1C282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EF2C249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31EA4C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8" w15:restartNumberingAfterBreak="0">
    <w:nsid w:val="1034591F"/>
    <w:multiLevelType w:val="hybridMultilevel"/>
    <w:tmpl w:val="A216B15E"/>
    <w:lvl w:ilvl="0" w:tplc="15EC73B2">
      <w:start w:val="446"/>
      <w:numFmt w:val="decimal"/>
      <w:lvlText w:val="%1"/>
      <w:lvlJc w:val="left"/>
      <w:pPr>
        <w:ind w:left="45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AE637D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D70F9D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F16EEA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ED2DFB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BAAED9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1F2DE4C">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9D2E29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CFC212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9" w15:restartNumberingAfterBreak="0">
    <w:nsid w:val="11082037"/>
    <w:multiLevelType w:val="hybridMultilevel"/>
    <w:tmpl w:val="4830EFF8"/>
    <w:lvl w:ilvl="0" w:tplc="988CC8AC">
      <w:start w:val="371"/>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FAB8E82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E96F22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EC02A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01A519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014C0CF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DD602FD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92E628C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0FA450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0" w15:restartNumberingAfterBreak="0">
    <w:nsid w:val="114668B7"/>
    <w:multiLevelType w:val="hybridMultilevel"/>
    <w:tmpl w:val="F80451BA"/>
    <w:lvl w:ilvl="0" w:tplc="C8FE74FE">
      <w:start w:val="22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5D2917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AC4974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D94189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A8413B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8C8D88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6622B7F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F72BF0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994686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1" w15:restartNumberingAfterBreak="0">
    <w:nsid w:val="13F4312A"/>
    <w:multiLevelType w:val="hybridMultilevel"/>
    <w:tmpl w:val="859648B0"/>
    <w:lvl w:ilvl="0" w:tplc="D4848C20">
      <w:start w:val="438"/>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2EA163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86CCB72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6D54D16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2625C1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B786ED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528ED7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8CE84D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3DAD13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2" w15:restartNumberingAfterBreak="0">
    <w:nsid w:val="13F974FB"/>
    <w:multiLevelType w:val="hybridMultilevel"/>
    <w:tmpl w:val="6F768CDC"/>
    <w:lvl w:ilvl="0" w:tplc="0409000F">
      <w:start w:val="1"/>
      <w:numFmt w:val="decimal"/>
      <w:lvlText w:val="%1."/>
      <w:lvlJc w:val="left"/>
      <w:pPr>
        <w:ind w:left="720" w:hanging="360"/>
      </w:pPr>
    </w:lvl>
    <w:lvl w:ilvl="1" w:tplc="4C1E745C">
      <w:numFmt w:val="bullet"/>
      <w:lvlText w:val="-"/>
      <w:lvlJc w:val="left"/>
      <w:pPr>
        <w:ind w:left="1440" w:hanging="360"/>
      </w:pPr>
      <w:rPr>
        <w:rFonts w:ascii="Calibri" w:eastAsia="Calibri" w:hAnsi="Calibri" w:cs="Calibr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81E749A"/>
    <w:multiLevelType w:val="hybridMultilevel"/>
    <w:tmpl w:val="2996B9E2"/>
    <w:lvl w:ilvl="0" w:tplc="B332F348">
      <w:start w:val="401"/>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F6C615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102BBE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05E370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746E11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A56CAF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A140A4B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1F83BA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43AC62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4" w15:restartNumberingAfterBreak="0">
    <w:nsid w:val="18A078E8"/>
    <w:multiLevelType w:val="hybridMultilevel"/>
    <w:tmpl w:val="6DF6F246"/>
    <w:lvl w:ilvl="0" w:tplc="087AAE72">
      <w:start w:val="211"/>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CBCCD33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586093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5C4C96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456AA2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04EAE79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7E9ED39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C102ED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0AE4275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5" w15:restartNumberingAfterBreak="0">
    <w:nsid w:val="18ED75B7"/>
    <w:multiLevelType w:val="hybridMultilevel"/>
    <w:tmpl w:val="7F125D50"/>
    <w:lvl w:ilvl="0" w:tplc="4BA0AA50">
      <w:start w:val="10"/>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9AEE34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97E51D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B228484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03EE5F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814EFE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FCE369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DD4694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78ACFBE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6" w15:restartNumberingAfterBreak="0">
    <w:nsid w:val="1CD308CE"/>
    <w:multiLevelType w:val="hybridMultilevel"/>
    <w:tmpl w:val="0D84E9B0"/>
    <w:lvl w:ilvl="0" w:tplc="824E7398">
      <w:start w:val="93"/>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7C89C42">
      <w:start w:val="1"/>
      <w:numFmt w:val="lowerLetter"/>
      <w:lvlText w:val="%2"/>
      <w:lvlJc w:val="left"/>
      <w:pPr>
        <w:ind w:left="109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13D89E98">
      <w:start w:val="1"/>
      <w:numFmt w:val="lowerRoman"/>
      <w:lvlText w:val="%3"/>
      <w:lvlJc w:val="left"/>
      <w:pPr>
        <w:ind w:left="181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49CC3A4">
      <w:start w:val="1"/>
      <w:numFmt w:val="decimal"/>
      <w:lvlText w:val="%4"/>
      <w:lvlJc w:val="left"/>
      <w:pPr>
        <w:ind w:left="253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3186084">
      <w:start w:val="1"/>
      <w:numFmt w:val="lowerLetter"/>
      <w:lvlText w:val="%5"/>
      <w:lvlJc w:val="left"/>
      <w:pPr>
        <w:ind w:left="325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078CA86">
      <w:start w:val="1"/>
      <w:numFmt w:val="lowerRoman"/>
      <w:lvlText w:val="%6"/>
      <w:lvlJc w:val="left"/>
      <w:pPr>
        <w:ind w:left="397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326C700">
      <w:start w:val="1"/>
      <w:numFmt w:val="decimal"/>
      <w:lvlText w:val="%7"/>
      <w:lvlJc w:val="left"/>
      <w:pPr>
        <w:ind w:left="469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F3385BFE">
      <w:start w:val="1"/>
      <w:numFmt w:val="lowerLetter"/>
      <w:lvlText w:val="%8"/>
      <w:lvlJc w:val="left"/>
      <w:pPr>
        <w:ind w:left="541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4B050DC">
      <w:start w:val="1"/>
      <w:numFmt w:val="lowerRoman"/>
      <w:lvlText w:val="%9"/>
      <w:lvlJc w:val="left"/>
      <w:pPr>
        <w:ind w:left="613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7" w15:restartNumberingAfterBreak="0">
    <w:nsid w:val="1CE7073F"/>
    <w:multiLevelType w:val="hybridMultilevel"/>
    <w:tmpl w:val="5E9E28C2"/>
    <w:lvl w:ilvl="0" w:tplc="FAC27726">
      <w:start w:val="44"/>
      <w:numFmt w:val="decimal"/>
      <w:lvlText w:val="%1"/>
      <w:lvlJc w:val="left"/>
      <w:pPr>
        <w:ind w:left="326"/>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CF47E9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4148C5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4942AC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B38326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7F4307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B3E2FF2">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CB858B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03EE9E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8" w15:restartNumberingAfterBreak="0">
    <w:nsid w:val="24DB2012"/>
    <w:multiLevelType w:val="hybridMultilevel"/>
    <w:tmpl w:val="04D25316"/>
    <w:lvl w:ilvl="0" w:tplc="061A5E02">
      <w:start w:val="432"/>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A1E6D7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7EEE98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D18159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76E55D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960A8FB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9BAFB7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646D28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44E4CB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19" w15:restartNumberingAfterBreak="0">
    <w:nsid w:val="25975720"/>
    <w:multiLevelType w:val="hybridMultilevel"/>
    <w:tmpl w:val="6942799C"/>
    <w:lvl w:ilvl="0" w:tplc="DB6A141C">
      <w:start w:val="144"/>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5DE076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E4D8D60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A9AF1F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15FCD69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8F0D7B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0B74A2C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860D8C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CDD2974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0" w15:restartNumberingAfterBreak="0">
    <w:nsid w:val="275B0A7D"/>
    <w:multiLevelType w:val="hybridMultilevel"/>
    <w:tmpl w:val="27C056C2"/>
    <w:lvl w:ilvl="0" w:tplc="ACEED522">
      <w:start w:val="410"/>
      <w:numFmt w:val="decimal"/>
      <w:lvlText w:val="%1"/>
      <w:lvlJc w:val="left"/>
      <w:pPr>
        <w:ind w:left="57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34E6C75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1A8622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4C4086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3C62C2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E561C0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87CE4F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7E06B0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860E34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1" w15:restartNumberingAfterBreak="0">
    <w:nsid w:val="28E1009F"/>
    <w:multiLevelType w:val="hybridMultilevel"/>
    <w:tmpl w:val="0B4E1136"/>
    <w:lvl w:ilvl="0" w:tplc="A96625D0">
      <w:start w:val="267"/>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24E0175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30A6BAE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6E4FD3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AD808B2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75695E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AB43F2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FF4D63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B4C99A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2" w15:restartNumberingAfterBreak="0">
    <w:nsid w:val="29DF0E3F"/>
    <w:multiLevelType w:val="hybridMultilevel"/>
    <w:tmpl w:val="8D825700"/>
    <w:lvl w:ilvl="0" w:tplc="0D80635A">
      <w:start w:val="181"/>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99C16F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8F0A017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CDA4BD7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45A418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E1E9DD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08A7AA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ACE1EB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93EAE7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3" w15:restartNumberingAfterBreak="0">
    <w:nsid w:val="2B1E5B78"/>
    <w:multiLevelType w:val="hybridMultilevel"/>
    <w:tmpl w:val="ACD27ACC"/>
    <w:lvl w:ilvl="0" w:tplc="820A5606">
      <w:start w:val="58"/>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7D7ED65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466CA2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DECCCB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FAC853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754514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168520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9F8B1B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AFA027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4" w15:restartNumberingAfterBreak="0">
    <w:nsid w:val="303F106B"/>
    <w:multiLevelType w:val="hybridMultilevel"/>
    <w:tmpl w:val="F2EE1E90"/>
    <w:lvl w:ilvl="0" w:tplc="ECB2FD20">
      <w:start w:val="192"/>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DEEB07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F98D42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51069E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39ACAF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8460CA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99DAA6F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5B63F8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586604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5" w15:restartNumberingAfterBreak="0">
    <w:nsid w:val="32FF2AB8"/>
    <w:multiLevelType w:val="hybridMultilevel"/>
    <w:tmpl w:val="328C9F6E"/>
    <w:lvl w:ilvl="0" w:tplc="B696394C">
      <w:start w:val="232"/>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4F0D53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36812B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6608CD0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104E4F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3A4DB7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9EA5D6C">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52A445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A482AC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6" w15:restartNumberingAfterBreak="0">
    <w:nsid w:val="34002DDC"/>
    <w:multiLevelType w:val="hybridMultilevel"/>
    <w:tmpl w:val="2E549AFE"/>
    <w:lvl w:ilvl="0" w:tplc="671E42FA">
      <w:start w:val="413"/>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5E65E6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9ADEE71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C669B6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316A38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254E95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11C6B9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9AC026C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B58888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7" w15:restartNumberingAfterBreak="0">
    <w:nsid w:val="36186CC0"/>
    <w:multiLevelType w:val="hybridMultilevel"/>
    <w:tmpl w:val="BDFABA70"/>
    <w:lvl w:ilvl="0" w:tplc="F760BF52">
      <w:start w:val="396"/>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826439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334C48B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D5E028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852FF96">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C80852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76CA7F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072395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46BE616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8" w15:restartNumberingAfterBreak="0">
    <w:nsid w:val="3C320C24"/>
    <w:multiLevelType w:val="hybridMultilevel"/>
    <w:tmpl w:val="C7CA4A70"/>
    <w:lvl w:ilvl="0" w:tplc="2CCCF1A0">
      <w:start w:val="1"/>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412DF46">
      <w:start w:val="1"/>
      <w:numFmt w:val="lowerLetter"/>
      <w:lvlText w:val="%2"/>
      <w:lvlJc w:val="left"/>
      <w:pPr>
        <w:ind w:left="11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E3AE2AE">
      <w:start w:val="1"/>
      <w:numFmt w:val="lowerRoman"/>
      <w:lvlText w:val="%3"/>
      <w:lvlJc w:val="left"/>
      <w:pPr>
        <w:ind w:left="18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5C412DC">
      <w:start w:val="1"/>
      <w:numFmt w:val="decimal"/>
      <w:lvlText w:val="%4"/>
      <w:lvlJc w:val="left"/>
      <w:pPr>
        <w:ind w:left="25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29ADFC4">
      <w:start w:val="1"/>
      <w:numFmt w:val="lowerLetter"/>
      <w:lvlText w:val="%5"/>
      <w:lvlJc w:val="left"/>
      <w:pPr>
        <w:ind w:left="330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102E3AE">
      <w:start w:val="1"/>
      <w:numFmt w:val="lowerRoman"/>
      <w:lvlText w:val="%6"/>
      <w:lvlJc w:val="left"/>
      <w:pPr>
        <w:ind w:left="402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2545D48">
      <w:start w:val="1"/>
      <w:numFmt w:val="decimal"/>
      <w:lvlText w:val="%7"/>
      <w:lvlJc w:val="left"/>
      <w:pPr>
        <w:ind w:left="474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FFC3526">
      <w:start w:val="1"/>
      <w:numFmt w:val="lowerLetter"/>
      <w:lvlText w:val="%8"/>
      <w:lvlJc w:val="left"/>
      <w:pPr>
        <w:ind w:left="546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FB4049C">
      <w:start w:val="1"/>
      <w:numFmt w:val="lowerRoman"/>
      <w:lvlText w:val="%9"/>
      <w:lvlJc w:val="left"/>
      <w:pPr>
        <w:ind w:left="6184"/>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29" w15:restartNumberingAfterBreak="0">
    <w:nsid w:val="3C7634FF"/>
    <w:multiLevelType w:val="hybridMultilevel"/>
    <w:tmpl w:val="AEB86E80"/>
    <w:lvl w:ilvl="0" w:tplc="82C6835C">
      <w:start w:val="382"/>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7549F6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CB2464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2B0D31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AC4C27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C5E48F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A7A33C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E06C43D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08C04E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0" w15:restartNumberingAfterBreak="0">
    <w:nsid w:val="41C85EB1"/>
    <w:multiLevelType w:val="hybridMultilevel"/>
    <w:tmpl w:val="CD2220F2"/>
    <w:lvl w:ilvl="0" w:tplc="4D8074DE">
      <w:start w:val="20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DC8C9D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AB8E22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C060B3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490422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456555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297036A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C3AC58E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39C000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1" w15:restartNumberingAfterBreak="0">
    <w:nsid w:val="43C52924"/>
    <w:multiLevelType w:val="hybridMultilevel"/>
    <w:tmpl w:val="2C1C8A18"/>
    <w:lvl w:ilvl="0" w:tplc="1AB011D6">
      <w:start w:val="16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42E3F7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BC30072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8AAE92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73AC8A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8C6735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6126806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AF8034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48A0E3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2" w15:restartNumberingAfterBreak="0">
    <w:nsid w:val="450873F1"/>
    <w:multiLevelType w:val="hybridMultilevel"/>
    <w:tmpl w:val="5920B056"/>
    <w:lvl w:ilvl="0" w:tplc="60E478B6">
      <w:start w:val="323"/>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C2EF02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4946927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08A514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E2A08EB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466F58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7F5C7BE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62C81B9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F4F0421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3" w15:restartNumberingAfterBreak="0">
    <w:nsid w:val="45B14A3B"/>
    <w:multiLevelType w:val="hybridMultilevel"/>
    <w:tmpl w:val="FAC89198"/>
    <w:lvl w:ilvl="0" w:tplc="F5A0A968">
      <w:start w:val="353"/>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80B2D28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DEE9F2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5E4B18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EF4143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DD2854E">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A7EA78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C402E7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D56E80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4" w15:restartNumberingAfterBreak="0">
    <w:nsid w:val="460448BF"/>
    <w:multiLevelType w:val="hybridMultilevel"/>
    <w:tmpl w:val="17A8C836"/>
    <w:lvl w:ilvl="0" w:tplc="7B2EFFA0">
      <w:start w:val="11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AAE124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6C098E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F8EE26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C2A8636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E7A2CF3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0766391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66C0D2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A08E0D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5" w15:restartNumberingAfterBreak="0">
    <w:nsid w:val="46AC7DA6"/>
    <w:multiLevelType w:val="hybridMultilevel"/>
    <w:tmpl w:val="3D9CDB44"/>
    <w:lvl w:ilvl="0" w:tplc="59A47240">
      <w:start w:val="243"/>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0020588">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9552F79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0A0CF33E">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09AE55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48A44A1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F38F46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50E4B2E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0D086DB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6" w15:restartNumberingAfterBreak="0">
    <w:nsid w:val="47BB24D5"/>
    <w:multiLevelType w:val="hybridMultilevel"/>
    <w:tmpl w:val="59AECE3A"/>
    <w:lvl w:ilvl="0" w:tplc="46CC81F8">
      <w:start w:val="405"/>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89A9C7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F702C128">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C934617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478520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A7781E2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8576806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D12165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43AA4CC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7" w15:restartNumberingAfterBreak="0">
    <w:nsid w:val="498E2094"/>
    <w:multiLevelType w:val="hybridMultilevel"/>
    <w:tmpl w:val="F3E09566"/>
    <w:lvl w:ilvl="0" w:tplc="E65C07DE">
      <w:start w:val="417"/>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0ADE6C4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CAC1B9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456EA3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A38DE9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3F660B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78967F3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EA28A50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E12EEF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8" w15:restartNumberingAfterBreak="0">
    <w:nsid w:val="49BA392F"/>
    <w:multiLevelType w:val="hybridMultilevel"/>
    <w:tmpl w:val="D9B814B2"/>
    <w:lvl w:ilvl="0" w:tplc="50C8A1A6">
      <w:start w:val="140"/>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F22C3B1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540580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74C26F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67A82FC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5FCF4C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964E15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70E6813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CFB2936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39" w15:restartNumberingAfterBreak="0">
    <w:nsid w:val="4A3B0950"/>
    <w:multiLevelType w:val="hybridMultilevel"/>
    <w:tmpl w:val="F3906E6A"/>
    <w:lvl w:ilvl="0" w:tplc="7392320A">
      <w:start w:val="393"/>
      <w:numFmt w:val="decimal"/>
      <w:lvlText w:val="%1"/>
      <w:lvlJc w:val="left"/>
      <w:pPr>
        <w:ind w:left="572"/>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3ADEEAA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6485AD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38802B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E90122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3C8576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DCA69E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EEA1F1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D38355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0" w15:restartNumberingAfterBreak="0">
    <w:nsid w:val="4B361AB2"/>
    <w:multiLevelType w:val="hybridMultilevel"/>
    <w:tmpl w:val="CCF0B080"/>
    <w:lvl w:ilvl="0" w:tplc="CC7A0722">
      <w:start w:val="461"/>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EC423CE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CC2397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E6A87024">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564DC4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0BAFC2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FB620E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B0EAD7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78C29E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1" w15:restartNumberingAfterBreak="0">
    <w:nsid w:val="4E153211"/>
    <w:multiLevelType w:val="hybridMultilevel"/>
    <w:tmpl w:val="F6DA9672"/>
    <w:lvl w:ilvl="0" w:tplc="277C4E20">
      <w:start w:val="428"/>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7380861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35FEB6D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3FCE51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828B36E">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5F25CA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7A04C3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3DE83D5E">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B28BC5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2" w15:restartNumberingAfterBreak="0">
    <w:nsid w:val="537D321C"/>
    <w:multiLevelType w:val="hybridMultilevel"/>
    <w:tmpl w:val="147678F6"/>
    <w:lvl w:ilvl="0" w:tplc="F7CE3D9A">
      <w:start w:val="425"/>
      <w:numFmt w:val="decimal"/>
      <w:lvlText w:val="%1"/>
      <w:lvlJc w:val="left"/>
      <w:pPr>
        <w:ind w:left="455"/>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C52CE2F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23ABB2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37EA68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F52888D4">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260792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3B8001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3A8B96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98665A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3" w15:restartNumberingAfterBreak="0">
    <w:nsid w:val="5AB171F1"/>
    <w:multiLevelType w:val="hybridMultilevel"/>
    <w:tmpl w:val="E68E781E"/>
    <w:lvl w:ilvl="0" w:tplc="B562EDBC">
      <w:start w:val="339"/>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AA2296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24C641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4908AE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624113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D362D86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A40AB77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F42286D8">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74C94A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4" w15:restartNumberingAfterBreak="0">
    <w:nsid w:val="5B534653"/>
    <w:multiLevelType w:val="hybridMultilevel"/>
    <w:tmpl w:val="5DEA75EE"/>
    <w:lvl w:ilvl="0" w:tplc="9D125B4A">
      <w:start w:val="80"/>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53C77C6">
      <w:start w:val="1"/>
      <w:numFmt w:val="lowerLetter"/>
      <w:lvlText w:val="%2"/>
      <w:lvlJc w:val="left"/>
      <w:pPr>
        <w:ind w:left="110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86E7FA4">
      <w:start w:val="1"/>
      <w:numFmt w:val="lowerRoman"/>
      <w:lvlText w:val="%3"/>
      <w:lvlJc w:val="left"/>
      <w:pPr>
        <w:ind w:left="182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4216CDD8">
      <w:start w:val="1"/>
      <w:numFmt w:val="decimal"/>
      <w:lvlText w:val="%4"/>
      <w:lvlJc w:val="left"/>
      <w:pPr>
        <w:ind w:left="254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F8030D8">
      <w:start w:val="1"/>
      <w:numFmt w:val="lowerLetter"/>
      <w:lvlText w:val="%5"/>
      <w:lvlJc w:val="left"/>
      <w:pPr>
        <w:ind w:left="326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57364C44">
      <w:start w:val="1"/>
      <w:numFmt w:val="lowerRoman"/>
      <w:lvlText w:val="%6"/>
      <w:lvlJc w:val="left"/>
      <w:pPr>
        <w:ind w:left="398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C9059CE">
      <w:start w:val="1"/>
      <w:numFmt w:val="decimal"/>
      <w:lvlText w:val="%7"/>
      <w:lvlJc w:val="left"/>
      <w:pPr>
        <w:ind w:left="470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B53A145E">
      <w:start w:val="1"/>
      <w:numFmt w:val="lowerLetter"/>
      <w:lvlText w:val="%8"/>
      <w:lvlJc w:val="left"/>
      <w:pPr>
        <w:ind w:left="542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C11E2E64">
      <w:start w:val="1"/>
      <w:numFmt w:val="lowerRoman"/>
      <w:lvlText w:val="%9"/>
      <w:lvlJc w:val="left"/>
      <w:pPr>
        <w:ind w:left="6149"/>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5" w15:restartNumberingAfterBreak="0">
    <w:nsid w:val="5F5745CB"/>
    <w:multiLevelType w:val="hybridMultilevel"/>
    <w:tmpl w:val="9DD443BA"/>
    <w:lvl w:ilvl="0" w:tplc="A734E4EE">
      <w:start w:val="27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184C7D1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0E12065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D52DBE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2C09C3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0DC474B8">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11286D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CABC0FA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B6521550">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6" w15:restartNumberingAfterBreak="0">
    <w:nsid w:val="624F4C66"/>
    <w:multiLevelType w:val="hybridMultilevel"/>
    <w:tmpl w:val="6090083A"/>
    <w:lvl w:ilvl="0" w:tplc="EFF0900C">
      <w:start w:val="39"/>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9C49B0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4FC84C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6AB078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8EE67AB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C754549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269821BC">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B30D6FC">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4C8792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7" w15:restartNumberingAfterBreak="0">
    <w:nsid w:val="64DD44D9"/>
    <w:multiLevelType w:val="hybridMultilevel"/>
    <w:tmpl w:val="D2E65952"/>
    <w:lvl w:ilvl="0" w:tplc="00AC1FEA">
      <w:start w:val="261"/>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ADCE4304">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51522D92">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9B0EFEA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0066B45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3A5678E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1E65DA2">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D72D4D0">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A6BE52F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8" w15:restartNumberingAfterBreak="0">
    <w:nsid w:val="657D2B69"/>
    <w:multiLevelType w:val="hybridMultilevel"/>
    <w:tmpl w:val="097073B2"/>
    <w:lvl w:ilvl="0" w:tplc="EF8A032E">
      <w:start w:val="218"/>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51AA694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26167C6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57A0800">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3A5C24E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1B20E7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320084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E944F0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774E33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49" w15:restartNumberingAfterBreak="0">
    <w:nsid w:val="6BB260C6"/>
    <w:multiLevelType w:val="hybridMultilevel"/>
    <w:tmpl w:val="8A7E75F2"/>
    <w:lvl w:ilvl="0" w:tplc="348ADCA0">
      <w:start w:val="177"/>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150C376">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4332324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F24289C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9E4BC5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DA49DB6">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772ED0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A7B4389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DB03360">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0" w15:restartNumberingAfterBreak="0">
    <w:nsid w:val="71191359"/>
    <w:multiLevelType w:val="hybridMultilevel"/>
    <w:tmpl w:val="02EA4246"/>
    <w:lvl w:ilvl="0" w:tplc="EB5E36DC">
      <w:start w:val="332"/>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F378E25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A830B93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06C89772">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551A53DA">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280A82DC">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B1F6B45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F9829AD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9CA4B89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1" w15:restartNumberingAfterBreak="0">
    <w:nsid w:val="720B5C80"/>
    <w:multiLevelType w:val="hybridMultilevel"/>
    <w:tmpl w:val="CA6883B0"/>
    <w:lvl w:ilvl="0" w:tplc="549A1A18">
      <w:start w:val="449"/>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4404F9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51A01EC">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1412413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DD3858F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75E2BA6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F6D287B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756240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1B8895D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2" w15:restartNumberingAfterBreak="0">
    <w:nsid w:val="744432AB"/>
    <w:multiLevelType w:val="hybridMultilevel"/>
    <w:tmpl w:val="207A57FE"/>
    <w:lvl w:ilvl="0" w:tplc="1890B344">
      <w:start w:val="328"/>
      <w:numFmt w:val="decimal"/>
      <w:lvlText w:val="%1"/>
      <w:lvlJc w:val="left"/>
      <w:pPr>
        <w:ind w:left="39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40EC93E">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DC568D4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E4CFFD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BC00D3A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8B28F0A2">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374482CA">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004E221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DF125106">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3" w15:restartNumberingAfterBreak="0">
    <w:nsid w:val="774F544B"/>
    <w:multiLevelType w:val="hybridMultilevel"/>
    <w:tmpl w:val="FD66DA08"/>
    <w:lvl w:ilvl="0" w:tplc="1E38B488">
      <w:start w:val="71"/>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6314584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707A829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8850F408">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7AC41CC8">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FFA5BCA">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CD107F40">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499EBB8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2B40A814">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4" w15:restartNumberingAfterBreak="0">
    <w:nsid w:val="78965645"/>
    <w:multiLevelType w:val="hybridMultilevel"/>
    <w:tmpl w:val="D9E2548E"/>
    <w:lvl w:ilvl="0" w:tplc="4C78130A">
      <w:start w:val="51"/>
      <w:numFmt w:val="decimal"/>
      <w:lvlText w:val="%1"/>
      <w:lvlJc w:val="left"/>
      <w:pPr>
        <w:ind w:left="677"/>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DC1464C2">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1268996">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AEAC75BC">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1CC868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11B6BE4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294FC2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8BCC9A22">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5CEB96E">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5" w15:restartNumberingAfterBreak="0">
    <w:nsid w:val="79271FDB"/>
    <w:multiLevelType w:val="hybridMultilevel"/>
    <w:tmpl w:val="952096E0"/>
    <w:lvl w:ilvl="0" w:tplc="75FCB60A">
      <w:start w:val="386"/>
      <w:numFmt w:val="decimal"/>
      <w:lvlText w:val="%1"/>
      <w:lvlJc w:val="left"/>
      <w:pPr>
        <w:ind w:left="87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39248520">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C5FE29D0">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A544E6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750428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46864B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4F6AFAE8">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EDAEB74">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90EC9D8">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6" w15:restartNumberingAfterBreak="0">
    <w:nsid w:val="7966165A"/>
    <w:multiLevelType w:val="hybridMultilevel"/>
    <w:tmpl w:val="64928D8C"/>
    <w:lvl w:ilvl="0" w:tplc="C75232C8">
      <w:start w:val="134"/>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C665F5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BDACE374">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7F4887C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EE42E9E0">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F83E1594">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51467304">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1DC6F0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3DDA3F2C">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7" w15:restartNumberingAfterBreak="0">
    <w:nsid w:val="7E6B2869"/>
    <w:multiLevelType w:val="hybridMultilevel"/>
    <w:tmpl w:val="1DE4342A"/>
    <w:lvl w:ilvl="0" w:tplc="BBBE1BB6">
      <w:start w:val="239"/>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94ACF71A">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2D0623E">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56E60D4A">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4D203C22">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6F14BC4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6CEC27E6">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280CD016">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8D626CE2">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abstractNum w:abstractNumId="58" w15:restartNumberingAfterBreak="0">
    <w:nsid w:val="7FC342E5"/>
    <w:multiLevelType w:val="hybridMultilevel"/>
    <w:tmpl w:val="F4D8ACBC"/>
    <w:lvl w:ilvl="0" w:tplc="5212F0EC">
      <w:start w:val="365"/>
      <w:numFmt w:val="decimal"/>
      <w:lvlText w:val="%1"/>
      <w:lvlJc w:val="left"/>
      <w:pPr>
        <w:ind w:left="741"/>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1" w:tplc="4082083C">
      <w:start w:val="1"/>
      <w:numFmt w:val="lowerLetter"/>
      <w:lvlText w:val="%2"/>
      <w:lvlJc w:val="left"/>
      <w:pPr>
        <w:ind w:left="10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2" w:tplc="620E42AA">
      <w:start w:val="1"/>
      <w:numFmt w:val="lowerRoman"/>
      <w:lvlText w:val="%3"/>
      <w:lvlJc w:val="left"/>
      <w:pPr>
        <w:ind w:left="18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3" w:tplc="D30E5EA6">
      <w:start w:val="1"/>
      <w:numFmt w:val="decimal"/>
      <w:lvlText w:val="%4"/>
      <w:lvlJc w:val="left"/>
      <w:pPr>
        <w:ind w:left="25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4" w:tplc="99946AAC">
      <w:start w:val="1"/>
      <w:numFmt w:val="lowerLetter"/>
      <w:lvlText w:val="%5"/>
      <w:lvlJc w:val="left"/>
      <w:pPr>
        <w:ind w:left="324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5" w:tplc="B4DE1D80">
      <w:start w:val="1"/>
      <w:numFmt w:val="lowerRoman"/>
      <w:lvlText w:val="%6"/>
      <w:lvlJc w:val="left"/>
      <w:pPr>
        <w:ind w:left="396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6" w:tplc="1C7619BE">
      <w:start w:val="1"/>
      <w:numFmt w:val="decimal"/>
      <w:lvlText w:val="%7"/>
      <w:lvlJc w:val="left"/>
      <w:pPr>
        <w:ind w:left="468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7" w:tplc="D8E0A74A">
      <w:start w:val="1"/>
      <w:numFmt w:val="lowerLetter"/>
      <w:lvlText w:val="%8"/>
      <w:lvlJc w:val="left"/>
      <w:pPr>
        <w:ind w:left="540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lvl w:ilvl="8" w:tplc="50E4B12A">
      <w:start w:val="1"/>
      <w:numFmt w:val="lowerRoman"/>
      <w:lvlText w:val="%9"/>
      <w:lvlJc w:val="left"/>
      <w:pPr>
        <w:ind w:left="6120"/>
      </w:pPr>
      <w:rPr>
        <w:rFonts w:ascii="Calibri" w:eastAsia="Calibri" w:hAnsi="Calibri" w:cs="Calibri"/>
        <w:b w:val="0"/>
        <w:i w:val="0"/>
        <w:strike w:val="0"/>
        <w:dstrike w:val="0"/>
        <w:color w:val="000000"/>
        <w:sz w:val="12"/>
        <w:szCs w:val="12"/>
        <w:u w:val="none" w:color="000000"/>
        <w:bdr w:val="none" w:sz="0" w:space="0" w:color="auto"/>
        <w:shd w:val="clear" w:color="auto" w:fill="auto"/>
        <w:vertAlign w:val="baseline"/>
      </w:rPr>
    </w:lvl>
  </w:abstractNum>
  <w:num w:numId="1">
    <w:abstractNumId w:val="28"/>
  </w:num>
  <w:num w:numId="2">
    <w:abstractNumId w:val="15"/>
  </w:num>
  <w:num w:numId="3">
    <w:abstractNumId w:val="6"/>
  </w:num>
  <w:num w:numId="4">
    <w:abstractNumId w:val="46"/>
  </w:num>
  <w:num w:numId="5">
    <w:abstractNumId w:val="17"/>
  </w:num>
  <w:num w:numId="6">
    <w:abstractNumId w:val="54"/>
  </w:num>
  <w:num w:numId="7">
    <w:abstractNumId w:val="23"/>
  </w:num>
  <w:num w:numId="8">
    <w:abstractNumId w:val="53"/>
  </w:num>
  <w:num w:numId="9">
    <w:abstractNumId w:val="44"/>
  </w:num>
  <w:num w:numId="10">
    <w:abstractNumId w:val="16"/>
  </w:num>
  <w:num w:numId="11">
    <w:abstractNumId w:val="34"/>
  </w:num>
  <w:num w:numId="12">
    <w:abstractNumId w:val="56"/>
  </w:num>
  <w:num w:numId="13">
    <w:abstractNumId w:val="2"/>
  </w:num>
  <w:num w:numId="14">
    <w:abstractNumId w:val="38"/>
  </w:num>
  <w:num w:numId="15">
    <w:abstractNumId w:val="19"/>
  </w:num>
  <w:num w:numId="16">
    <w:abstractNumId w:val="31"/>
  </w:num>
  <w:num w:numId="17">
    <w:abstractNumId w:val="49"/>
  </w:num>
  <w:num w:numId="18">
    <w:abstractNumId w:val="22"/>
  </w:num>
  <w:num w:numId="19">
    <w:abstractNumId w:val="24"/>
  </w:num>
  <w:num w:numId="20">
    <w:abstractNumId w:val="30"/>
  </w:num>
  <w:num w:numId="21">
    <w:abstractNumId w:val="14"/>
  </w:num>
  <w:num w:numId="22">
    <w:abstractNumId w:val="48"/>
  </w:num>
  <w:num w:numId="23">
    <w:abstractNumId w:val="10"/>
  </w:num>
  <w:num w:numId="24">
    <w:abstractNumId w:val="25"/>
  </w:num>
  <w:num w:numId="25">
    <w:abstractNumId w:val="57"/>
  </w:num>
  <w:num w:numId="26">
    <w:abstractNumId w:val="35"/>
  </w:num>
  <w:num w:numId="27">
    <w:abstractNumId w:val="3"/>
  </w:num>
  <w:num w:numId="28">
    <w:abstractNumId w:val="47"/>
  </w:num>
  <w:num w:numId="29">
    <w:abstractNumId w:val="21"/>
  </w:num>
  <w:num w:numId="30">
    <w:abstractNumId w:val="45"/>
  </w:num>
  <w:num w:numId="31">
    <w:abstractNumId w:val="5"/>
  </w:num>
  <w:num w:numId="32">
    <w:abstractNumId w:val="0"/>
  </w:num>
  <w:num w:numId="33">
    <w:abstractNumId w:val="32"/>
  </w:num>
  <w:num w:numId="34">
    <w:abstractNumId w:val="52"/>
  </w:num>
  <w:num w:numId="35">
    <w:abstractNumId w:val="50"/>
  </w:num>
  <w:num w:numId="36">
    <w:abstractNumId w:val="43"/>
  </w:num>
  <w:num w:numId="37">
    <w:abstractNumId w:val="33"/>
  </w:num>
  <w:num w:numId="38">
    <w:abstractNumId w:val="58"/>
  </w:num>
  <w:num w:numId="39">
    <w:abstractNumId w:val="9"/>
  </w:num>
  <w:num w:numId="40">
    <w:abstractNumId w:val="29"/>
  </w:num>
  <w:num w:numId="41">
    <w:abstractNumId w:val="55"/>
  </w:num>
  <w:num w:numId="42">
    <w:abstractNumId w:val="1"/>
  </w:num>
  <w:num w:numId="43">
    <w:abstractNumId w:val="39"/>
  </w:num>
  <w:num w:numId="44">
    <w:abstractNumId w:val="27"/>
  </w:num>
  <w:num w:numId="45">
    <w:abstractNumId w:val="13"/>
  </w:num>
  <w:num w:numId="46">
    <w:abstractNumId w:val="36"/>
  </w:num>
  <w:num w:numId="47">
    <w:abstractNumId w:val="20"/>
  </w:num>
  <w:num w:numId="48">
    <w:abstractNumId w:val="26"/>
  </w:num>
  <w:num w:numId="49">
    <w:abstractNumId w:val="37"/>
  </w:num>
  <w:num w:numId="50">
    <w:abstractNumId w:val="42"/>
  </w:num>
  <w:num w:numId="51">
    <w:abstractNumId w:val="41"/>
  </w:num>
  <w:num w:numId="52">
    <w:abstractNumId w:val="18"/>
  </w:num>
  <w:num w:numId="53">
    <w:abstractNumId w:val="11"/>
  </w:num>
  <w:num w:numId="54">
    <w:abstractNumId w:val="8"/>
  </w:num>
  <w:num w:numId="55">
    <w:abstractNumId w:val="51"/>
  </w:num>
  <w:num w:numId="56">
    <w:abstractNumId w:val="7"/>
  </w:num>
  <w:num w:numId="57">
    <w:abstractNumId w:val="4"/>
  </w:num>
  <w:num w:numId="58">
    <w:abstractNumId w:val="40"/>
  </w:num>
  <w:num w:numId="59">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 Tomer">
    <w15:presenceInfo w15:providerId="AD" w15:userId="S-1-5-21-932686498-1610486119-1155464205-205006"/>
  </w15:person>
  <w15:person w15:author="M.J. Roobol - Bouts">
    <w15:presenceInfo w15:providerId="AD" w15:userId="S-1-5-21-932686498-1610486119-1155464205-93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E89"/>
    <w:rsid w:val="00075D89"/>
    <w:rsid w:val="000F4D21"/>
    <w:rsid w:val="000F5D24"/>
    <w:rsid w:val="001438C8"/>
    <w:rsid w:val="004536EF"/>
    <w:rsid w:val="0047262C"/>
    <w:rsid w:val="005C03F5"/>
    <w:rsid w:val="006064AD"/>
    <w:rsid w:val="00616827"/>
    <w:rsid w:val="00694E89"/>
    <w:rsid w:val="006E29E0"/>
    <w:rsid w:val="008E6350"/>
    <w:rsid w:val="00A02A36"/>
    <w:rsid w:val="00A03279"/>
    <w:rsid w:val="00A6511F"/>
    <w:rsid w:val="00B93610"/>
    <w:rsid w:val="00F37EF8"/>
    <w:rsid w:val="00F6791C"/>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48E0C0"/>
  <w15:docId w15:val="{154CE991-2257-4868-9C6A-5D31AEC4D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5" w:line="265" w:lineRule="auto"/>
      <w:ind w:left="170" w:right="994" w:hanging="10"/>
      <w:jc w:val="both"/>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183" w:line="265" w:lineRule="auto"/>
      <w:ind w:left="74" w:hanging="10"/>
      <w:outlineLvl w:val="0"/>
    </w:pPr>
    <w:rPr>
      <w:rFonts w:ascii="Cambria" w:eastAsia="Cambria" w:hAnsi="Cambria" w:cs="Cambria"/>
      <w: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E6350"/>
    <w:pPr>
      <w:ind w:left="720"/>
      <w:contextualSpacing/>
    </w:pPr>
  </w:style>
  <w:style w:type="character" w:styleId="Hyperlink">
    <w:name w:val="Hyperlink"/>
    <w:basedOn w:val="DefaultParagraphFont"/>
    <w:uiPriority w:val="99"/>
    <w:unhideWhenUsed/>
    <w:rsid w:val="008E6350"/>
    <w:rPr>
      <w:color w:val="0563C1" w:themeColor="hyperlink"/>
      <w:u w:val="single"/>
    </w:rPr>
  </w:style>
  <w:style w:type="character" w:styleId="CommentReference">
    <w:name w:val="annotation reference"/>
    <w:basedOn w:val="DefaultParagraphFont"/>
    <w:uiPriority w:val="99"/>
    <w:semiHidden/>
    <w:unhideWhenUsed/>
    <w:rsid w:val="004536EF"/>
    <w:rPr>
      <w:sz w:val="16"/>
      <w:szCs w:val="16"/>
    </w:rPr>
  </w:style>
  <w:style w:type="paragraph" w:styleId="CommentText">
    <w:name w:val="annotation text"/>
    <w:basedOn w:val="Normal"/>
    <w:link w:val="CommentTextChar"/>
    <w:uiPriority w:val="99"/>
    <w:semiHidden/>
    <w:unhideWhenUsed/>
    <w:rsid w:val="004536EF"/>
    <w:pPr>
      <w:spacing w:line="240" w:lineRule="auto"/>
    </w:pPr>
    <w:rPr>
      <w:sz w:val="20"/>
      <w:szCs w:val="20"/>
    </w:rPr>
  </w:style>
  <w:style w:type="character" w:customStyle="1" w:styleId="CommentTextChar">
    <w:name w:val="Comment Text Char"/>
    <w:basedOn w:val="DefaultParagraphFont"/>
    <w:link w:val="CommentText"/>
    <w:uiPriority w:val="99"/>
    <w:semiHidden/>
    <w:rsid w:val="004536EF"/>
    <w:rPr>
      <w:rFonts w:ascii="Cambria" w:eastAsia="Cambria" w:hAnsi="Cambria" w:cs="Cambria"/>
      <w:color w:val="000000"/>
      <w:sz w:val="20"/>
      <w:szCs w:val="20"/>
    </w:rPr>
  </w:style>
  <w:style w:type="paragraph" w:styleId="CommentSubject">
    <w:name w:val="annotation subject"/>
    <w:basedOn w:val="CommentText"/>
    <w:next w:val="CommentText"/>
    <w:link w:val="CommentSubjectChar"/>
    <w:uiPriority w:val="99"/>
    <w:semiHidden/>
    <w:unhideWhenUsed/>
    <w:rsid w:val="004536EF"/>
    <w:rPr>
      <w:b/>
      <w:bCs/>
    </w:rPr>
  </w:style>
  <w:style w:type="character" w:customStyle="1" w:styleId="CommentSubjectChar">
    <w:name w:val="Comment Subject Char"/>
    <w:basedOn w:val="CommentTextChar"/>
    <w:link w:val="CommentSubject"/>
    <w:uiPriority w:val="99"/>
    <w:semiHidden/>
    <w:rsid w:val="004536EF"/>
    <w:rPr>
      <w:rFonts w:ascii="Cambria" w:eastAsia="Cambria" w:hAnsi="Cambria" w:cs="Cambria"/>
      <w:b/>
      <w:bCs/>
      <w:color w:val="000000"/>
      <w:sz w:val="20"/>
      <w:szCs w:val="20"/>
    </w:rPr>
  </w:style>
  <w:style w:type="paragraph" w:styleId="BalloonText">
    <w:name w:val="Balloon Text"/>
    <w:basedOn w:val="Normal"/>
    <w:link w:val="BalloonTextChar"/>
    <w:uiPriority w:val="99"/>
    <w:semiHidden/>
    <w:unhideWhenUsed/>
    <w:rsid w:val="004536E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6EF"/>
    <w:rPr>
      <w:rFonts w:ascii="Segoe UI" w:eastAsia="Cambria"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20156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30</Pages>
  <Words>6629</Words>
  <Characters>36464</Characters>
  <Application>Microsoft Office Word</Application>
  <DocSecurity>0</DocSecurity>
  <Lines>303</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Ready To Use Web-Application Providing a Personalized Biopsy Schedule for Men With Low-Risk PCa Under Active Surveillance</vt:lpstr>
      <vt:lpstr>A Ready To Use Web-Application Providing a Personalized Biopsy Schedule for Men With Low-Risk PCa Under Active Surveillance</vt:lpstr>
    </vt:vector>
  </TitlesOfParts>
  <Company>Erasmus MC</Company>
  <LinksUpToDate>false</LinksUpToDate>
  <CharactersWithSpaces>43007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Ready To Use Web-Application Providing a Personalized Biopsy Schedule for Men With Low-Risk PCa Under Active Surveillance</dc:title>
  <dc:subject/>
  <dc:creator>Anirudh Tomer, MSc;Daan Nieboer, MSc;Monique J. Roobol, PhD;Anders Bjartell, MD, PhD;Ewout W. Steyerberg, PhD;Dimitris Rizopoulos, PhD;Movember Foundationâ•Žs Global Action Plan Prostate Cancer Active Surveillance (GAP3) consortium</dc:creator>
  <cp:keywords/>
  <cp:lastModifiedBy>A. Tomer</cp:lastModifiedBy>
  <cp:revision>4</cp:revision>
  <dcterms:created xsi:type="dcterms:W3CDTF">2019-12-08T22:56:00Z</dcterms:created>
  <dcterms:modified xsi:type="dcterms:W3CDTF">2019-12-10T11:53:00Z</dcterms:modified>
</cp:coreProperties>
</file>